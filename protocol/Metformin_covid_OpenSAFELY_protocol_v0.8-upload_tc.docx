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D2D5B" w14:textId="77777777" w:rsidR="002F02C0" w:rsidRDefault="00000000">
      <w:pPr>
        <w:jc w:val="center"/>
        <w:rPr>
          <w:b/>
          <w:bCs/>
          <w:sz w:val="32"/>
          <w:szCs w:val="32"/>
        </w:rPr>
      </w:pPr>
      <w:r>
        <w:rPr>
          <w:b/>
          <w:bCs/>
          <w:sz w:val="32"/>
          <w:szCs w:val="32"/>
        </w:rPr>
        <w:t>PROTOCOL v0.</w:t>
      </w:r>
      <w:ins w:id="0" w:author="Alain A" w:date="2025-12-15T18:39:00Z">
        <w:r>
          <w:rPr>
            <w:b/>
            <w:bCs/>
            <w:sz w:val="32"/>
            <w:szCs w:val="32"/>
          </w:rPr>
          <w:t>8</w:t>
        </w:r>
      </w:ins>
      <w:del w:id="1" w:author="Alain A" w:date="2025-12-15T18:39:00Z">
        <w:r>
          <w:rPr>
            <w:b/>
            <w:bCs/>
            <w:sz w:val="32"/>
            <w:szCs w:val="32"/>
          </w:rPr>
          <w:delText>7</w:delText>
        </w:r>
      </w:del>
      <w:r>
        <w:rPr>
          <w:b/>
          <w:bCs/>
          <w:sz w:val="32"/>
          <w:szCs w:val="32"/>
        </w:rPr>
        <w:t>:</w:t>
      </w:r>
    </w:p>
    <w:p w14:paraId="40A20481" w14:textId="77777777" w:rsidR="002F02C0" w:rsidRDefault="002F02C0">
      <w:pPr>
        <w:jc w:val="center"/>
        <w:rPr>
          <w:b/>
          <w:bCs/>
          <w:sz w:val="32"/>
          <w:szCs w:val="32"/>
        </w:rPr>
      </w:pPr>
    </w:p>
    <w:p w14:paraId="229399DD" w14:textId="77777777" w:rsidR="002F02C0" w:rsidRDefault="00000000">
      <w:pPr>
        <w:jc w:val="center"/>
        <w:rPr>
          <w:b/>
          <w:bCs/>
          <w:i/>
          <w:iCs/>
        </w:rPr>
      </w:pPr>
      <w:r>
        <w:rPr>
          <w:b/>
          <w:bCs/>
          <w:sz w:val="32"/>
          <w:szCs w:val="32"/>
        </w:rPr>
        <w:t>Effect of metformin on the risk of COVID-19 among people living with type 2 diabetes mellitus in England: study protocol for an observational study in OpenSAFELY-TPP</w:t>
      </w:r>
    </w:p>
    <w:p w14:paraId="13827453" w14:textId="77777777" w:rsidR="002F02C0" w:rsidRDefault="002F02C0">
      <w:pPr>
        <w:rPr>
          <w:i/>
          <w:iCs/>
        </w:rPr>
      </w:pPr>
    </w:p>
    <w:p w14:paraId="0EB5611B" w14:textId="77777777" w:rsidR="002F02C0" w:rsidRDefault="00000000">
      <w:pPr>
        <w:rPr>
          <w:i/>
          <w:iCs/>
        </w:rPr>
      </w:pPr>
      <w:r>
        <w:rPr>
          <w:b/>
          <w:bCs/>
        </w:rPr>
        <w:t>Short title:</w:t>
      </w:r>
      <w:r>
        <w:rPr>
          <w:i/>
          <w:iCs/>
        </w:rPr>
        <w:t xml:space="preserve"> Is metformin protective against severe COVID and Long COVID?</w:t>
      </w:r>
    </w:p>
    <w:p w14:paraId="5F5B1130" w14:textId="77777777" w:rsidR="002F02C0" w:rsidRDefault="002F02C0">
      <w:pPr>
        <w:rPr>
          <w:i/>
          <w:iCs/>
        </w:rPr>
      </w:pPr>
    </w:p>
    <w:p w14:paraId="43AF4A1C" w14:textId="77777777" w:rsidR="002F02C0" w:rsidRDefault="00000000">
      <w:pPr>
        <w:rPr>
          <w:i/>
          <w:iCs/>
          <w:sz w:val="20"/>
          <w:szCs w:val="20"/>
        </w:rPr>
      </w:pPr>
      <w:r>
        <w:rPr>
          <w:i/>
          <w:iCs/>
          <w:sz w:val="20"/>
          <w:szCs w:val="20"/>
        </w:rPr>
        <w:t>Alain Amstutz</w:t>
      </w:r>
      <w:r>
        <w:rPr>
          <w:i/>
          <w:iCs/>
          <w:sz w:val="20"/>
          <w:szCs w:val="20"/>
          <w:vertAlign w:val="superscript"/>
        </w:rPr>
        <w:t>1,2,3</w:t>
      </w:r>
      <w:r>
        <w:rPr>
          <w:i/>
          <w:iCs/>
          <w:sz w:val="20"/>
          <w:szCs w:val="20"/>
        </w:rPr>
        <w:t>, Venexia Walker</w:t>
      </w:r>
      <w:r>
        <w:rPr>
          <w:i/>
          <w:iCs/>
          <w:sz w:val="20"/>
          <w:szCs w:val="20"/>
          <w:vertAlign w:val="superscript"/>
        </w:rPr>
        <w:t>1</w:t>
      </w:r>
      <w:r>
        <w:rPr>
          <w:i/>
          <w:iCs/>
          <w:sz w:val="20"/>
          <w:szCs w:val="20"/>
        </w:rPr>
        <w:t>, Paul Madley-Dowd</w:t>
      </w:r>
      <w:r>
        <w:rPr>
          <w:i/>
          <w:iCs/>
          <w:sz w:val="20"/>
          <w:szCs w:val="20"/>
          <w:vertAlign w:val="superscript"/>
        </w:rPr>
        <w:t>1</w:t>
      </w:r>
      <w:r>
        <w:rPr>
          <w:i/>
          <w:iCs/>
          <w:sz w:val="20"/>
          <w:szCs w:val="20"/>
        </w:rPr>
        <w:t>, Rachel Denholm</w:t>
      </w:r>
      <w:r>
        <w:rPr>
          <w:i/>
          <w:iCs/>
          <w:sz w:val="20"/>
          <w:szCs w:val="20"/>
          <w:vertAlign w:val="superscript"/>
        </w:rPr>
        <w:t>1</w:t>
      </w:r>
      <w:r>
        <w:rPr>
          <w:i/>
          <w:iCs/>
          <w:sz w:val="20"/>
          <w:szCs w:val="20"/>
        </w:rPr>
        <w:t>, Mengxuan Zou</w:t>
      </w:r>
      <w:r>
        <w:rPr>
          <w:i/>
          <w:iCs/>
          <w:sz w:val="20"/>
          <w:szCs w:val="20"/>
          <w:vertAlign w:val="superscript"/>
        </w:rPr>
        <w:t>1</w:t>
      </w:r>
      <w:r>
        <w:rPr>
          <w:i/>
          <w:iCs/>
          <w:sz w:val="20"/>
          <w:szCs w:val="20"/>
        </w:rPr>
        <w:t>, Will Hulme</w:t>
      </w:r>
      <w:r>
        <w:rPr>
          <w:i/>
          <w:iCs/>
          <w:sz w:val="20"/>
          <w:szCs w:val="20"/>
          <w:vertAlign w:val="superscript"/>
        </w:rPr>
        <w:t>4</w:t>
      </w:r>
      <w:r>
        <w:rPr>
          <w:i/>
          <w:iCs/>
          <w:sz w:val="20"/>
          <w:szCs w:val="20"/>
        </w:rPr>
        <w:t xml:space="preserve">,... </w:t>
      </w:r>
    </w:p>
    <w:p w14:paraId="36BAEEB0" w14:textId="77777777" w:rsidR="002F02C0" w:rsidRDefault="00000000">
      <w:pPr>
        <w:rPr>
          <w:i/>
          <w:iCs/>
          <w:sz w:val="20"/>
          <w:szCs w:val="20"/>
        </w:rPr>
      </w:pPr>
      <w:r>
        <w:rPr>
          <w:i/>
          <w:iCs/>
          <w:sz w:val="20"/>
          <w:szCs w:val="20"/>
        </w:rPr>
        <w:t xml:space="preserve">+ Others from OpenSAFELY </w:t>
      </w:r>
    </w:p>
    <w:p w14:paraId="3C639999" w14:textId="77777777" w:rsidR="002F02C0" w:rsidRDefault="00000000">
      <w:pPr>
        <w:rPr>
          <w:i/>
          <w:iCs/>
          <w:sz w:val="20"/>
          <w:szCs w:val="20"/>
        </w:rPr>
      </w:pPr>
      <w:r>
        <w:rPr>
          <w:i/>
          <w:iCs/>
          <w:sz w:val="20"/>
          <w:szCs w:val="20"/>
        </w:rPr>
        <w:t xml:space="preserve">+ Others from PROACT EU-RESPONSE consortium </w:t>
      </w:r>
    </w:p>
    <w:p w14:paraId="54085D3F" w14:textId="77777777" w:rsidR="002F02C0" w:rsidRDefault="00000000">
      <w:pPr>
        <w:rPr>
          <w:i/>
          <w:iCs/>
          <w:sz w:val="20"/>
          <w:szCs w:val="20"/>
        </w:rPr>
      </w:pPr>
      <w:r>
        <w:rPr>
          <w:i/>
          <w:iCs/>
          <w:sz w:val="20"/>
          <w:szCs w:val="20"/>
        </w:rPr>
        <w:t>…, Jonathan Sterne</w:t>
      </w:r>
      <w:r>
        <w:rPr>
          <w:i/>
          <w:iCs/>
          <w:sz w:val="20"/>
          <w:szCs w:val="20"/>
          <w:vertAlign w:val="superscript"/>
        </w:rPr>
        <w:t>1</w:t>
      </w:r>
      <w:r>
        <w:rPr>
          <w:i/>
          <w:iCs/>
          <w:sz w:val="20"/>
          <w:szCs w:val="20"/>
        </w:rPr>
        <w:t xml:space="preserve">  </w:t>
      </w:r>
    </w:p>
    <w:p w14:paraId="5FEE0B7B" w14:textId="77777777" w:rsidR="002F02C0" w:rsidRDefault="002F02C0">
      <w:pPr>
        <w:rPr>
          <w:i/>
          <w:iCs/>
          <w:sz w:val="20"/>
          <w:szCs w:val="20"/>
        </w:rPr>
      </w:pPr>
    </w:p>
    <w:p w14:paraId="4A3B6678" w14:textId="77777777" w:rsidR="002F02C0" w:rsidRDefault="00000000">
      <w:pPr>
        <w:widowControl w:val="0"/>
        <w:spacing w:line="240" w:lineRule="auto"/>
        <w:jc w:val="both"/>
        <w:rPr>
          <w:sz w:val="18"/>
          <w:szCs w:val="18"/>
        </w:rPr>
      </w:pPr>
      <w:r>
        <w:rPr>
          <w:sz w:val="18"/>
          <w:szCs w:val="18"/>
        </w:rPr>
        <w:t>1 Electronic Health Records Group, Population Health Sciences, Bristol Medical School, University of Bristol, Bristol, United Kingdom</w:t>
      </w:r>
    </w:p>
    <w:p w14:paraId="63D6DBF0" w14:textId="77777777" w:rsidR="002F02C0" w:rsidRDefault="00000000">
      <w:pPr>
        <w:widowControl w:val="0"/>
        <w:spacing w:line="240" w:lineRule="auto"/>
        <w:jc w:val="both"/>
        <w:rPr>
          <w:sz w:val="18"/>
          <w:szCs w:val="18"/>
        </w:rPr>
      </w:pPr>
      <w:r>
        <w:rPr>
          <w:sz w:val="18"/>
          <w:szCs w:val="18"/>
        </w:rPr>
        <w:t>2 Oslo Centre for Biostatistics &amp; Epidemiology, Oslo University Hospital, Oslo, Norway</w:t>
      </w:r>
    </w:p>
    <w:p w14:paraId="44C077EE" w14:textId="77777777" w:rsidR="002F02C0" w:rsidRDefault="00000000">
      <w:pPr>
        <w:widowControl w:val="0"/>
        <w:spacing w:line="240" w:lineRule="auto"/>
        <w:jc w:val="both"/>
        <w:rPr>
          <w:sz w:val="18"/>
          <w:szCs w:val="18"/>
        </w:rPr>
      </w:pPr>
      <w:r>
        <w:rPr>
          <w:sz w:val="18"/>
          <w:szCs w:val="18"/>
        </w:rPr>
        <w:t>3 Division of Clinical Epidemiology, Department of Clinical Research, University Hospital Basel and University of Basel, Basel, Switzerland</w:t>
      </w:r>
    </w:p>
    <w:p w14:paraId="26C5B4F6" w14:textId="77777777" w:rsidR="002F02C0" w:rsidRDefault="00000000">
      <w:pPr>
        <w:widowControl w:val="0"/>
        <w:spacing w:line="240" w:lineRule="auto"/>
        <w:rPr>
          <w:sz w:val="18"/>
          <w:szCs w:val="18"/>
        </w:rPr>
      </w:pPr>
      <w:r>
        <w:rPr>
          <w:sz w:val="18"/>
          <w:szCs w:val="18"/>
        </w:rPr>
        <w:t>4 Bennett Institute for Applied Data Science, Nuffield Department of Primary Care Health Sciences, University of Oxford, Oxford, United Kingdom</w:t>
      </w:r>
    </w:p>
    <w:p w14:paraId="09BC107F" w14:textId="77777777" w:rsidR="002F02C0" w:rsidRDefault="00000000">
      <w:pPr>
        <w:widowControl w:val="0"/>
        <w:spacing w:line="240" w:lineRule="auto"/>
        <w:rPr>
          <w:sz w:val="20"/>
          <w:szCs w:val="20"/>
        </w:rPr>
      </w:pPr>
      <w:r>
        <w:rPr>
          <w:sz w:val="20"/>
          <w:szCs w:val="20"/>
        </w:rPr>
        <w:t>…</w:t>
      </w:r>
    </w:p>
    <w:p w14:paraId="0ED1846C" w14:textId="77777777" w:rsidR="002F02C0" w:rsidRDefault="002F02C0">
      <w:pPr>
        <w:spacing w:after="160" w:line="256" w:lineRule="auto"/>
      </w:pPr>
    </w:p>
    <w:p w14:paraId="16D1E420" w14:textId="77777777" w:rsidR="002F02C0" w:rsidRDefault="00000000">
      <w:pPr>
        <w:spacing w:after="160" w:line="256" w:lineRule="auto"/>
        <w:rPr>
          <w:b/>
          <w:bCs/>
          <w:i/>
          <w:iCs/>
        </w:rPr>
      </w:pPr>
      <w:r>
        <w:rPr>
          <w:b/>
          <w:bCs/>
        </w:rPr>
        <w:t xml:space="preserve">Current Protocol Version Date: </w:t>
      </w:r>
      <w:ins w:id="2" w:author="Alain A" w:date="2025-12-15T18:39:00Z">
        <w:r>
          <w:rPr>
            <w:b/>
            <w:bCs/>
          </w:rPr>
          <w:t>December</w:t>
        </w:r>
      </w:ins>
      <w:del w:id="3" w:author="Alain A" w:date="2025-12-15T18:39:00Z">
        <w:r>
          <w:rPr>
            <w:b/>
            <w:bCs/>
          </w:rPr>
          <w:delText>July</w:delText>
        </w:r>
      </w:del>
      <w:r>
        <w:rPr>
          <w:b/>
          <w:bCs/>
        </w:rPr>
        <w:t xml:space="preserve"> </w:t>
      </w:r>
      <w:ins w:id="4" w:author="Alain A" w:date="2025-12-15T18:39:00Z">
        <w:r>
          <w:rPr>
            <w:b/>
            <w:bCs/>
          </w:rPr>
          <w:t>18</w:t>
        </w:r>
      </w:ins>
      <w:del w:id="5" w:author="Alain A" w:date="2025-12-15T18:39:00Z">
        <w:r>
          <w:rPr>
            <w:b/>
            <w:bCs/>
          </w:rPr>
          <w:delText>20</w:delText>
        </w:r>
      </w:del>
      <w:r>
        <w:rPr>
          <w:b/>
          <w:bCs/>
        </w:rPr>
        <w:t>th, 2025</w:t>
      </w:r>
    </w:p>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47"/>
        <w:gridCol w:w="7678"/>
      </w:tblGrid>
      <w:tr w:rsidR="002F02C0" w14:paraId="0662B174" w14:textId="77777777">
        <w:trPr>
          <w:trHeight w:val="465"/>
          <w:tblHeader/>
        </w:trPr>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95EA5" w14:textId="77777777" w:rsidR="002F02C0" w:rsidRDefault="00000000">
            <w:pPr>
              <w:jc w:val="center"/>
              <w:rPr>
                <w:i/>
                <w:iCs/>
              </w:rPr>
            </w:pPr>
            <w:r>
              <w:rPr>
                <w:i/>
                <w:iCs/>
              </w:rPr>
              <w:t>Version</w:t>
            </w:r>
          </w:p>
        </w:tc>
        <w:tc>
          <w:tcPr>
            <w:tcW w:w="7678"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7208A34" w14:textId="77777777" w:rsidR="002F02C0" w:rsidRDefault="00000000">
            <w:pPr>
              <w:jc w:val="center"/>
              <w:rPr>
                <w:i/>
                <w:iCs/>
              </w:rPr>
            </w:pPr>
            <w:r>
              <w:rPr>
                <w:i/>
                <w:iCs/>
              </w:rPr>
              <w:t>Notes</w:t>
            </w:r>
          </w:p>
        </w:tc>
      </w:tr>
      <w:tr w:rsidR="002F02C0" w14:paraId="08D53BAC"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33E6A56" w14:textId="77777777" w:rsidR="002F02C0" w:rsidRDefault="00000000">
            <w:pPr>
              <w:jc w:val="center"/>
              <w:rPr>
                <w:i/>
                <w:iCs/>
              </w:rPr>
            </w:pPr>
            <w:r>
              <w:rPr>
                <w:i/>
                <w:iCs/>
              </w:rPr>
              <w:t>0.1</w:t>
            </w:r>
          </w:p>
        </w:tc>
        <w:tc>
          <w:tcPr>
            <w:tcW w:w="7678" w:type="dxa"/>
            <w:tcBorders>
              <w:bottom w:val="single" w:sz="8" w:space="0" w:color="000000"/>
              <w:right w:val="single" w:sz="8" w:space="0" w:color="000000"/>
            </w:tcBorders>
            <w:tcMar>
              <w:top w:w="100" w:type="dxa"/>
              <w:left w:w="100" w:type="dxa"/>
              <w:bottom w:w="100" w:type="dxa"/>
              <w:right w:w="100" w:type="dxa"/>
            </w:tcMar>
          </w:tcPr>
          <w:p w14:paraId="5C822BC0" w14:textId="77777777" w:rsidR="002F02C0" w:rsidRDefault="00000000">
            <w:pPr>
              <w:jc w:val="center"/>
              <w:rPr>
                <w:i/>
                <w:iCs/>
              </w:rPr>
            </w:pPr>
            <w:r>
              <w:rPr>
                <w:i/>
                <w:iCs/>
              </w:rPr>
              <w:t>Background, objectives &amp; table 1</w:t>
            </w:r>
          </w:p>
        </w:tc>
      </w:tr>
      <w:tr w:rsidR="002F02C0" w14:paraId="451234A4" w14:textId="77777777">
        <w:trPr>
          <w:trHeight w:val="450"/>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75EDD91" w14:textId="77777777" w:rsidR="002F02C0" w:rsidRDefault="00000000">
            <w:pPr>
              <w:jc w:val="center"/>
              <w:rPr>
                <w:i/>
                <w:iCs/>
              </w:rPr>
            </w:pPr>
            <w:r>
              <w:rPr>
                <w:i/>
                <w:iCs/>
              </w:rPr>
              <w:t>0.2</w:t>
            </w:r>
          </w:p>
        </w:tc>
        <w:tc>
          <w:tcPr>
            <w:tcW w:w="7678" w:type="dxa"/>
            <w:tcBorders>
              <w:bottom w:val="single" w:sz="8" w:space="0" w:color="000000"/>
              <w:right w:val="single" w:sz="8" w:space="0" w:color="000000"/>
            </w:tcBorders>
            <w:tcMar>
              <w:top w:w="100" w:type="dxa"/>
              <w:left w:w="100" w:type="dxa"/>
              <w:bottom w:w="100" w:type="dxa"/>
              <w:right w:w="100" w:type="dxa"/>
            </w:tcMar>
          </w:tcPr>
          <w:p w14:paraId="0D670AB3" w14:textId="77777777" w:rsidR="002F02C0" w:rsidRDefault="00000000">
            <w:pPr>
              <w:jc w:val="center"/>
              <w:rPr>
                <w:i/>
                <w:iCs/>
              </w:rPr>
            </w:pPr>
            <w:r>
              <w:rPr>
                <w:i/>
                <w:iCs/>
              </w:rPr>
              <w:t>Variable definition tables</w:t>
            </w:r>
          </w:p>
        </w:tc>
      </w:tr>
      <w:tr w:rsidR="002F02C0" w14:paraId="63CA8EF7" w14:textId="77777777">
        <w:trPr>
          <w:trHeight w:val="43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7A5995" w14:textId="77777777" w:rsidR="002F02C0" w:rsidRDefault="00000000">
            <w:pPr>
              <w:jc w:val="center"/>
              <w:rPr>
                <w:i/>
                <w:iCs/>
              </w:rPr>
            </w:pPr>
            <w:r>
              <w:rPr>
                <w:i/>
                <w:iCs/>
              </w:rPr>
              <w:t>0.3</w:t>
            </w:r>
          </w:p>
        </w:tc>
        <w:tc>
          <w:tcPr>
            <w:tcW w:w="7678" w:type="dxa"/>
            <w:tcBorders>
              <w:bottom w:val="single" w:sz="8" w:space="0" w:color="000000"/>
              <w:right w:val="single" w:sz="8" w:space="0" w:color="000000"/>
            </w:tcBorders>
            <w:tcMar>
              <w:top w:w="100" w:type="dxa"/>
              <w:left w:w="100" w:type="dxa"/>
              <w:bottom w:w="100" w:type="dxa"/>
              <w:right w:w="100" w:type="dxa"/>
            </w:tcMar>
          </w:tcPr>
          <w:p w14:paraId="7ECB9971" w14:textId="77777777" w:rsidR="002F02C0" w:rsidRDefault="00000000">
            <w:pPr>
              <w:jc w:val="center"/>
              <w:rPr>
                <w:i/>
                <w:iCs/>
              </w:rPr>
            </w:pPr>
            <w:r>
              <w:rPr>
                <w:i/>
                <w:iCs/>
              </w:rPr>
              <w:t>Updated protocol regarding design specifications</w:t>
            </w:r>
          </w:p>
        </w:tc>
      </w:tr>
      <w:tr w:rsidR="002F02C0" w14:paraId="65A865DD"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CDB90CA" w14:textId="77777777" w:rsidR="002F02C0" w:rsidRDefault="00000000">
            <w:pPr>
              <w:jc w:val="center"/>
              <w:rPr>
                <w:i/>
                <w:iCs/>
              </w:rPr>
            </w:pPr>
            <w:r>
              <w:rPr>
                <w:i/>
                <w:iCs/>
              </w:rPr>
              <w:t xml:space="preserve">0.4 </w:t>
            </w:r>
          </w:p>
        </w:tc>
        <w:tc>
          <w:tcPr>
            <w:tcW w:w="7678" w:type="dxa"/>
            <w:tcBorders>
              <w:bottom w:val="single" w:sz="8" w:space="0" w:color="000000"/>
              <w:right w:val="single" w:sz="8" w:space="0" w:color="000000"/>
            </w:tcBorders>
            <w:tcMar>
              <w:top w:w="100" w:type="dxa"/>
              <w:left w:w="100" w:type="dxa"/>
              <w:bottom w:w="100" w:type="dxa"/>
              <w:right w:w="100" w:type="dxa"/>
            </w:tcMar>
          </w:tcPr>
          <w:p w14:paraId="3E4E8746" w14:textId="77777777" w:rsidR="002F02C0" w:rsidRDefault="00000000">
            <w:pPr>
              <w:jc w:val="center"/>
              <w:rPr>
                <w:i/>
                <w:iCs/>
              </w:rPr>
            </w:pPr>
            <w:r>
              <w:rPr>
                <w:i/>
                <w:iCs/>
              </w:rPr>
              <w:t>Changed causal question after initial causal question seemed unfeasible</w:t>
            </w:r>
          </w:p>
        </w:tc>
      </w:tr>
      <w:tr w:rsidR="002F02C0" w14:paraId="386B18AE"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858BC89" w14:textId="77777777" w:rsidR="002F02C0" w:rsidRDefault="00000000">
            <w:pPr>
              <w:jc w:val="center"/>
              <w:rPr>
                <w:i/>
                <w:iCs/>
              </w:rPr>
            </w:pPr>
            <w:r>
              <w:rPr>
                <w:i/>
                <w:iCs/>
              </w:rPr>
              <w:t>0.5</w:t>
            </w:r>
          </w:p>
        </w:tc>
        <w:tc>
          <w:tcPr>
            <w:tcW w:w="7678" w:type="dxa"/>
            <w:tcBorders>
              <w:bottom w:val="single" w:sz="8" w:space="0" w:color="000000"/>
              <w:right w:val="single" w:sz="8" w:space="0" w:color="000000"/>
            </w:tcBorders>
            <w:tcMar>
              <w:top w:w="100" w:type="dxa"/>
              <w:left w:w="100" w:type="dxa"/>
              <w:bottom w:w="100" w:type="dxa"/>
              <w:right w:w="100" w:type="dxa"/>
            </w:tcMar>
          </w:tcPr>
          <w:p w14:paraId="4F4580CD" w14:textId="77777777" w:rsidR="002F02C0" w:rsidRDefault="00000000">
            <w:pPr>
              <w:jc w:val="center"/>
              <w:rPr>
                <w:i/>
                <w:iCs/>
              </w:rPr>
            </w:pPr>
            <w:r>
              <w:rPr>
                <w:i/>
                <w:iCs/>
              </w:rPr>
              <w:t>More details re modified landmark approach, structured protocol according to TTE framework, and clarified treatment strategies</w:t>
            </w:r>
          </w:p>
        </w:tc>
      </w:tr>
      <w:tr w:rsidR="002F02C0" w14:paraId="06D9B867"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9EADBD" w14:textId="77777777" w:rsidR="002F02C0" w:rsidRDefault="00000000">
            <w:pPr>
              <w:jc w:val="center"/>
              <w:rPr>
                <w:i/>
                <w:iCs/>
              </w:rPr>
            </w:pPr>
            <w:r>
              <w:rPr>
                <w:i/>
                <w:iCs/>
              </w:rPr>
              <w:t>0.6</w:t>
            </w:r>
          </w:p>
        </w:tc>
        <w:tc>
          <w:tcPr>
            <w:tcW w:w="7678" w:type="dxa"/>
            <w:tcBorders>
              <w:bottom w:val="single" w:sz="8" w:space="0" w:color="000000"/>
              <w:right w:val="single" w:sz="8" w:space="0" w:color="000000"/>
            </w:tcBorders>
            <w:tcMar>
              <w:top w:w="100" w:type="dxa"/>
              <w:left w:w="100" w:type="dxa"/>
              <w:bottom w:w="100" w:type="dxa"/>
              <w:right w:w="100" w:type="dxa"/>
            </w:tcMar>
          </w:tcPr>
          <w:p w14:paraId="057C2666" w14:textId="77777777" w:rsidR="002F02C0" w:rsidRDefault="00000000">
            <w:pPr>
              <w:jc w:val="center"/>
              <w:rPr>
                <w:i/>
                <w:iCs/>
              </w:rPr>
            </w:pPr>
            <w:r>
              <w:rPr>
                <w:i/>
                <w:iCs/>
              </w:rPr>
              <w:t>Clarified modified landmark approach; minor modifications to covariates</w:t>
            </w:r>
          </w:p>
        </w:tc>
      </w:tr>
      <w:tr w:rsidR="002F02C0" w14:paraId="4E9C9F30"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83F45F" w14:textId="77777777" w:rsidR="002F02C0" w:rsidRDefault="00000000">
            <w:pPr>
              <w:jc w:val="center"/>
              <w:rPr>
                <w:i/>
                <w:iCs/>
              </w:rPr>
            </w:pPr>
            <w:r>
              <w:rPr>
                <w:i/>
                <w:iCs/>
              </w:rPr>
              <w:t>0.7</w:t>
            </w:r>
          </w:p>
        </w:tc>
        <w:tc>
          <w:tcPr>
            <w:tcW w:w="7678" w:type="dxa"/>
            <w:tcBorders>
              <w:bottom w:val="single" w:sz="8" w:space="0" w:color="000000"/>
              <w:right w:val="single" w:sz="8" w:space="0" w:color="000000"/>
            </w:tcBorders>
            <w:tcMar>
              <w:top w:w="100" w:type="dxa"/>
              <w:left w:w="100" w:type="dxa"/>
              <w:bottom w:w="100" w:type="dxa"/>
              <w:right w:w="100" w:type="dxa"/>
            </w:tcMar>
          </w:tcPr>
          <w:p w14:paraId="0642E01E" w14:textId="77777777" w:rsidR="002F02C0" w:rsidRDefault="00000000">
            <w:pPr>
              <w:jc w:val="center"/>
              <w:rPr>
                <w:i/>
                <w:iCs/>
              </w:rPr>
            </w:pPr>
            <w:r>
              <w:rPr>
                <w:i/>
                <w:iCs/>
              </w:rPr>
              <w:t>Structured protocol according to RECORD-PE, added sensitivity analyses, finalized eligibility criteria</w:t>
            </w:r>
          </w:p>
        </w:tc>
      </w:tr>
      <w:tr w:rsidR="002F02C0" w14:paraId="0AB0AA27" w14:textId="77777777">
        <w:trPr>
          <w:trHeight w:val="465"/>
          <w:tblHeader/>
          <w:ins w:id="6" w:author="Alain A" w:date="2025-12-15T18:39:00Z"/>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93C86E" w14:textId="77777777" w:rsidR="002F02C0" w:rsidRDefault="00000000">
            <w:pPr>
              <w:jc w:val="center"/>
              <w:rPr>
                <w:ins w:id="7" w:author="Alain A" w:date="2025-12-15T18:39:00Z"/>
                <w:i/>
                <w:iCs/>
              </w:rPr>
            </w:pPr>
            <w:ins w:id="8" w:author="Alain A" w:date="2025-12-15T18:39:00Z">
              <w:r>
                <w:rPr>
                  <w:i/>
                  <w:iCs/>
                </w:rPr>
                <w:t>0.8</w:t>
              </w:r>
            </w:ins>
          </w:p>
        </w:tc>
        <w:tc>
          <w:tcPr>
            <w:tcW w:w="7678" w:type="dxa"/>
            <w:tcBorders>
              <w:bottom w:val="single" w:sz="8" w:space="0" w:color="000000"/>
              <w:right w:val="single" w:sz="8" w:space="0" w:color="000000"/>
            </w:tcBorders>
            <w:tcMar>
              <w:top w:w="100" w:type="dxa"/>
              <w:left w:w="100" w:type="dxa"/>
              <w:bottom w:w="100" w:type="dxa"/>
              <w:right w:w="100" w:type="dxa"/>
            </w:tcMar>
          </w:tcPr>
          <w:p w14:paraId="657D158D" w14:textId="77777777" w:rsidR="002F02C0" w:rsidRDefault="00000000">
            <w:pPr>
              <w:jc w:val="center"/>
              <w:rPr>
                <w:ins w:id="9" w:author="Alain A" w:date="2025-12-15T18:39:00Z"/>
                <w:i/>
                <w:iCs/>
              </w:rPr>
            </w:pPr>
            <w:ins w:id="10" w:author="Alain A" w:date="2025-12-15T18:39:00Z">
              <w:r>
                <w:rPr>
                  <w:i/>
                  <w:iCs/>
                </w:rPr>
                <w:t>Added more sensitivity analyses and details regarding the per-protocol analysis</w:t>
              </w:r>
            </w:ins>
          </w:p>
        </w:tc>
      </w:tr>
    </w:tbl>
    <w:p w14:paraId="52C7AE08" w14:textId="77777777" w:rsidR="002F02C0" w:rsidRDefault="00000000">
      <w:pPr>
        <w:pStyle w:val="Heading1"/>
        <w:keepNext w:val="0"/>
        <w:keepLines w:val="0"/>
        <w:spacing w:line="239" w:lineRule="auto"/>
        <w:rPr>
          <w:b/>
          <w:bCs/>
          <w:sz w:val="32"/>
          <w:szCs w:val="32"/>
        </w:rPr>
      </w:pPr>
      <w:bookmarkStart w:id="11" w:name="_10cip3xp7uz5" w:colFirst="0" w:colLast="0"/>
      <w:bookmarkStart w:id="12" w:name="_4b9vy7vrig4v" w:colFirst="0" w:colLast="0"/>
      <w:bookmarkEnd w:id="11"/>
      <w:bookmarkEnd w:id="12"/>
      <w:r>
        <w:rPr>
          <w:b/>
          <w:bCs/>
          <w:sz w:val="32"/>
          <w:szCs w:val="32"/>
        </w:rPr>
        <w:lastRenderedPageBreak/>
        <w:t>Background</w:t>
      </w:r>
    </w:p>
    <w:p w14:paraId="516C5121" w14:textId="77777777" w:rsidR="002F02C0" w:rsidRDefault="00000000">
      <w:pPr>
        <w:jc w:val="both"/>
        <w:rPr>
          <w:sz w:val="20"/>
          <w:szCs w:val="20"/>
        </w:rPr>
      </w:pPr>
      <w:r>
        <w:rPr>
          <w:sz w:val="20"/>
          <w:szCs w:val="20"/>
        </w:rPr>
        <w:t>Metformin is the most commonly prescribed first-line treatment for Type 2 diabetes mellitus (T2DM) and is an inexpensive, readily accessible medication with a well-known safety profile. Metformin was explored as a promising drug repurposing candidate for the prevention and treatment of severe COVID-19 and Long COVID-19 due to its hypothesized anti-inflammatory</w:t>
      </w:r>
      <w:hyperlink r:id="rId5">
        <w:r>
          <w:rPr>
            <w:sz w:val="20"/>
            <w:szCs w:val="20"/>
            <w:vertAlign w:val="superscript"/>
          </w:rPr>
          <w:t>1–5</w:t>
        </w:r>
      </w:hyperlink>
      <w:r>
        <w:rPr>
          <w:sz w:val="20"/>
          <w:szCs w:val="20"/>
        </w:rPr>
        <w:t xml:space="preserve"> and even antiviral properties</w:t>
      </w:r>
      <w:hyperlink r:id="rId6">
        <w:r>
          <w:rPr>
            <w:sz w:val="20"/>
            <w:szCs w:val="20"/>
            <w:vertAlign w:val="superscript"/>
          </w:rPr>
          <w:t>5,6</w:t>
        </w:r>
      </w:hyperlink>
      <w:r>
        <w:rPr>
          <w:sz w:val="20"/>
          <w:szCs w:val="20"/>
        </w:rPr>
        <w:t xml:space="preserve">. </w:t>
      </w:r>
    </w:p>
    <w:p w14:paraId="4371523A" w14:textId="77777777" w:rsidR="002F02C0" w:rsidRDefault="00000000">
      <w:pPr>
        <w:jc w:val="both"/>
        <w:rPr>
          <w:sz w:val="20"/>
          <w:szCs w:val="20"/>
        </w:rPr>
      </w:pPr>
      <w:r>
        <w:rPr>
          <w:sz w:val="20"/>
          <w:szCs w:val="20"/>
        </w:rPr>
        <w:t>Several randomised trials have evaluated the use of metformin during the acute phase of COVID-19 among a broad at-risk population, summarized in a recent meta-analysis</w:t>
      </w:r>
      <w:hyperlink r:id="rId7">
        <w:r>
          <w:rPr>
            <w:sz w:val="20"/>
            <w:szCs w:val="20"/>
            <w:vertAlign w:val="superscript"/>
          </w:rPr>
          <w:t>7</w:t>
        </w:r>
      </w:hyperlink>
      <w:r>
        <w:rPr>
          <w:sz w:val="20"/>
          <w:szCs w:val="20"/>
        </w:rPr>
        <w:t>. The analysis concludes that metformin has little to no effect on mortality, some (but uncertain) effect on severe COVID-19, i.e.  COVID-19-related admission to hospital, and a potential effect in reducing the risk of Long COVID.</w:t>
      </w:r>
    </w:p>
    <w:p w14:paraId="6D6C62D8" w14:textId="77777777" w:rsidR="002F02C0" w:rsidRDefault="00000000">
      <w:pPr>
        <w:jc w:val="both"/>
        <w:rPr>
          <w:sz w:val="20"/>
          <w:szCs w:val="20"/>
        </w:rPr>
      </w:pPr>
      <w:r>
        <w:rPr>
          <w:sz w:val="20"/>
          <w:szCs w:val="20"/>
        </w:rPr>
        <w:t>This is in contrast to results from observational studies and meta-analyses thereof</w:t>
      </w:r>
      <w:hyperlink r:id="rId8">
        <w:r>
          <w:rPr>
            <w:sz w:val="20"/>
            <w:szCs w:val="20"/>
            <w:vertAlign w:val="superscript"/>
          </w:rPr>
          <w:t>8–11</w:t>
        </w:r>
      </w:hyperlink>
      <w:r>
        <w:rPr>
          <w:sz w:val="20"/>
          <w:szCs w:val="20"/>
        </w:rPr>
        <w:t>. There are several possible explanations. First, people with T2DM were largely excluded from the randomized trials since randomising such patients to metformin or placebo is likely unfeasible and unethical. T2DM is an important risk factor for severe COVID-19 and appropriate blood glucose control with metformin (or other antidiabetic treatments) could itself impact the course of the disease</w:t>
      </w:r>
      <w:hyperlink r:id="rId9">
        <w:r>
          <w:rPr>
            <w:sz w:val="20"/>
            <w:szCs w:val="20"/>
            <w:vertAlign w:val="superscript"/>
          </w:rPr>
          <w:t>12,13</w:t>
        </w:r>
      </w:hyperlink>
      <w:r>
        <w:rPr>
          <w:sz w:val="20"/>
          <w:szCs w:val="20"/>
        </w:rPr>
        <w:t>. Second, most patients in observational studies were admitted to hospital - while patients from the randomized trials were recruited in the primary care setting, presenting with non-severe COVID-19. Third, most observational studies used a prevalent-user design comparing people receiving (long-term) metformin. This design is addressing a causal question of “being on metformin vs not being on metformin”, which cannot be translated to clinical decision-making nor how a randomized trial investigating the effect of metformin on COVID outcomes would be designed. It also may introduce bias under certain circumstances</w:t>
      </w:r>
      <w:hyperlink r:id="rId10">
        <w:r>
          <w:rPr>
            <w:sz w:val="20"/>
            <w:szCs w:val="20"/>
            <w:vertAlign w:val="superscript"/>
          </w:rPr>
          <w:t>14</w:t>
        </w:r>
      </w:hyperlink>
      <w:r>
        <w:rPr>
          <w:sz w:val="20"/>
          <w:szCs w:val="20"/>
        </w:rPr>
        <w:t>. Fourth, other design-related and confounding biases in the observational studies could be an explanation.</w:t>
      </w:r>
    </w:p>
    <w:p w14:paraId="7218E842" w14:textId="77777777" w:rsidR="002F02C0" w:rsidRDefault="00000000">
      <w:pPr>
        <w:jc w:val="both"/>
        <w:rPr>
          <w:sz w:val="20"/>
          <w:szCs w:val="20"/>
        </w:rPr>
      </w:pPr>
      <w:r>
        <w:rPr>
          <w:sz w:val="20"/>
          <w:szCs w:val="20"/>
        </w:rPr>
        <w:t>Long COVID, or post-acute sequelae of SARS-CoV-2 infection (PASC), is a health condition representing signs and symptoms that continue or develop after acute COVID-19. It may include both ongoing symptomatic COVID-19 (from 4 to 12 weeks) and post-COVID-19 syndrome (12 weeks or more). Common symptoms include fatigue, shortness of breath, and cognitive dysfunction, but are highly variable and wide ranging.</w:t>
      </w:r>
      <w:hyperlink r:id="rId11">
        <w:r>
          <w:rPr>
            <w:sz w:val="20"/>
            <w:szCs w:val="20"/>
            <w:vertAlign w:val="superscript"/>
          </w:rPr>
          <w:t>15–19</w:t>
        </w:r>
      </w:hyperlink>
      <w:r>
        <w:rPr>
          <w:sz w:val="20"/>
          <w:szCs w:val="20"/>
        </w:rPr>
        <w:t xml:space="preserve"> Long COVID poses a significant public health burden with lasting physical health, mental health, and societal impacts - and at present without any established treatments.</w:t>
      </w:r>
      <w:hyperlink r:id="rId12">
        <w:r>
          <w:rPr>
            <w:sz w:val="20"/>
            <w:szCs w:val="20"/>
            <w:vertAlign w:val="superscript"/>
          </w:rPr>
          <w:t>20–22</w:t>
        </w:r>
      </w:hyperlink>
    </w:p>
    <w:p w14:paraId="40932C7B" w14:textId="77777777" w:rsidR="002F02C0" w:rsidRDefault="00000000">
      <w:pPr>
        <w:jc w:val="both"/>
        <w:rPr>
          <w:sz w:val="20"/>
          <w:szCs w:val="20"/>
        </w:rPr>
      </w:pPr>
      <w:r>
        <w:rPr>
          <w:sz w:val="20"/>
          <w:szCs w:val="20"/>
        </w:rPr>
        <w:t>We aim to estimate the effect of starting metformin versus not starting metformin in the primary care setting, among adults living with T2DM in England, on COVID-19 related hospitalisations or death, COVID-19 diagnosis, and Long COVID diagnosis.</w:t>
      </w:r>
    </w:p>
    <w:p w14:paraId="691E31F0" w14:textId="77777777" w:rsidR="002F02C0" w:rsidRDefault="00000000">
      <w:pPr>
        <w:pStyle w:val="Heading1"/>
        <w:keepNext w:val="0"/>
        <w:keepLines w:val="0"/>
        <w:spacing w:before="480" w:line="239" w:lineRule="auto"/>
        <w:jc w:val="both"/>
      </w:pPr>
      <w:bookmarkStart w:id="13" w:name="_2p4popukglze" w:colFirst="0" w:colLast="0"/>
      <w:bookmarkEnd w:id="13"/>
      <w:r>
        <w:rPr>
          <w:b/>
          <w:bCs/>
          <w:sz w:val="32"/>
          <w:szCs w:val="32"/>
        </w:rPr>
        <w:t xml:space="preserve">Objectives </w:t>
      </w:r>
    </w:p>
    <w:p w14:paraId="466EBA6D" w14:textId="77777777" w:rsidR="002F02C0" w:rsidRDefault="00000000">
      <w:pPr>
        <w:spacing w:line="256" w:lineRule="auto"/>
        <w:rPr>
          <w:b/>
          <w:bCs/>
          <w:i/>
          <w:iCs/>
          <w:sz w:val="20"/>
          <w:szCs w:val="20"/>
        </w:rPr>
      </w:pPr>
      <w:r>
        <w:rPr>
          <w:b/>
          <w:bCs/>
          <w:i/>
          <w:iCs/>
          <w:sz w:val="20"/>
          <w:szCs w:val="20"/>
        </w:rPr>
        <w:t>Primary Objective</w:t>
      </w:r>
    </w:p>
    <w:p w14:paraId="20F2B334" w14:textId="77777777" w:rsidR="002F02C0" w:rsidRDefault="00000000">
      <w:pPr>
        <w:numPr>
          <w:ilvl w:val="0"/>
          <w:numId w:val="7"/>
        </w:numPr>
        <w:spacing w:line="256" w:lineRule="auto"/>
        <w:rPr>
          <w:sz w:val="20"/>
          <w:szCs w:val="20"/>
        </w:rPr>
      </w:pPr>
      <w:r>
        <w:rPr>
          <w:sz w:val="20"/>
          <w:szCs w:val="20"/>
        </w:rPr>
        <w:t xml:space="preserve">To estimate the effect of starting metformin compared to not starting metformin (nor any other antidiabetic) on the risk of COVID-related hospitalisation or death, among adults with T2DM </w:t>
      </w:r>
    </w:p>
    <w:p w14:paraId="19D18FEF" w14:textId="77777777" w:rsidR="002F02C0" w:rsidRDefault="002F02C0">
      <w:pPr>
        <w:spacing w:line="256" w:lineRule="auto"/>
        <w:ind w:left="720"/>
        <w:rPr>
          <w:sz w:val="20"/>
          <w:szCs w:val="20"/>
        </w:rPr>
      </w:pPr>
    </w:p>
    <w:p w14:paraId="178B8697" w14:textId="77777777" w:rsidR="002F02C0" w:rsidRDefault="00000000">
      <w:pPr>
        <w:spacing w:line="256" w:lineRule="auto"/>
        <w:rPr>
          <w:b/>
          <w:bCs/>
          <w:i/>
          <w:iCs/>
          <w:sz w:val="20"/>
          <w:szCs w:val="20"/>
        </w:rPr>
      </w:pPr>
      <w:r>
        <w:rPr>
          <w:b/>
          <w:bCs/>
          <w:i/>
          <w:iCs/>
          <w:sz w:val="20"/>
          <w:szCs w:val="20"/>
        </w:rPr>
        <w:t>Secondary Objectives</w:t>
      </w:r>
    </w:p>
    <w:p w14:paraId="5EB6FC43" w14:textId="77777777" w:rsidR="002F02C0" w:rsidRDefault="00000000">
      <w:pPr>
        <w:numPr>
          <w:ilvl w:val="0"/>
          <w:numId w:val="7"/>
        </w:numPr>
        <w:spacing w:line="256" w:lineRule="auto"/>
        <w:rPr>
          <w:sz w:val="20"/>
          <w:szCs w:val="20"/>
        </w:rPr>
      </w:pPr>
      <w:r>
        <w:rPr>
          <w:sz w:val="20"/>
          <w:szCs w:val="20"/>
        </w:rPr>
        <w:t xml:space="preserve">To estimate the effect of starting metformin compared to not starting metformin (nor any other antidiabetic) on the risk of COVID-19 diagnosis, among adults with T2DM </w:t>
      </w:r>
    </w:p>
    <w:p w14:paraId="2CF87307" w14:textId="77777777" w:rsidR="002F02C0" w:rsidRDefault="00000000">
      <w:pPr>
        <w:numPr>
          <w:ilvl w:val="0"/>
          <w:numId w:val="7"/>
        </w:numPr>
        <w:spacing w:line="256" w:lineRule="auto"/>
        <w:rPr>
          <w:sz w:val="20"/>
          <w:szCs w:val="20"/>
        </w:rPr>
      </w:pPr>
      <w:r>
        <w:rPr>
          <w:sz w:val="20"/>
          <w:szCs w:val="20"/>
        </w:rPr>
        <w:t xml:space="preserve">To estimate the effect of starting metformin compared to not starting metformin (nor any other antidiabetic) on the risk of Long COVID, among adults with T2DM </w:t>
      </w:r>
    </w:p>
    <w:p w14:paraId="5261A178" w14:textId="77777777" w:rsidR="002F02C0" w:rsidRDefault="00000000">
      <w:pPr>
        <w:numPr>
          <w:ilvl w:val="0"/>
          <w:numId w:val="7"/>
        </w:numPr>
        <w:spacing w:line="256" w:lineRule="auto"/>
        <w:rPr>
          <w:sz w:val="20"/>
          <w:szCs w:val="20"/>
        </w:rPr>
      </w:pPr>
      <w:r>
        <w:rPr>
          <w:sz w:val="20"/>
          <w:szCs w:val="20"/>
        </w:rPr>
        <w:t>To estimate the treatment effect in relevant subgroups of age, sex, ethnicity, deprivation status, obesity and HbA1c</w:t>
      </w:r>
    </w:p>
    <w:p w14:paraId="067C4ED7" w14:textId="77777777" w:rsidR="002F02C0" w:rsidRDefault="00000000">
      <w:pPr>
        <w:pStyle w:val="Heading1"/>
        <w:keepNext w:val="0"/>
        <w:keepLines w:val="0"/>
        <w:spacing w:before="480" w:line="239" w:lineRule="auto"/>
        <w:jc w:val="both"/>
        <w:rPr>
          <w:b/>
          <w:bCs/>
          <w:sz w:val="32"/>
          <w:szCs w:val="32"/>
        </w:rPr>
      </w:pPr>
      <w:bookmarkStart w:id="14" w:name="_cnzsiefgzo3i" w:colFirst="0" w:colLast="0"/>
      <w:bookmarkEnd w:id="14"/>
      <w:r>
        <w:br w:type="page"/>
      </w:r>
    </w:p>
    <w:p w14:paraId="69E94434" w14:textId="77777777" w:rsidR="002F02C0" w:rsidRDefault="00000000">
      <w:pPr>
        <w:pStyle w:val="Heading1"/>
        <w:keepNext w:val="0"/>
        <w:keepLines w:val="0"/>
        <w:spacing w:before="480" w:line="239" w:lineRule="auto"/>
        <w:jc w:val="both"/>
        <w:rPr>
          <w:b/>
          <w:bCs/>
          <w:sz w:val="26"/>
          <w:szCs w:val="26"/>
        </w:rPr>
      </w:pPr>
      <w:bookmarkStart w:id="15" w:name="_2zkkcinldjvs" w:colFirst="0" w:colLast="0"/>
      <w:bookmarkEnd w:id="15"/>
      <w:r>
        <w:rPr>
          <w:b/>
          <w:bCs/>
          <w:sz w:val="32"/>
          <w:szCs w:val="32"/>
        </w:rPr>
        <w:lastRenderedPageBreak/>
        <w:t>Methods</w:t>
      </w:r>
    </w:p>
    <w:p w14:paraId="34EA5E46" w14:textId="77777777" w:rsidR="002F02C0" w:rsidRDefault="00000000">
      <w:pPr>
        <w:pStyle w:val="Heading2"/>
        <w:keepNext w:val="0"/>
        <w:keepLines w:val="0"/>
        <w:spacing w:line="259" w:lineRule="auto"/>
      </w:pPr>
      <w:bookmarkStart w:id="16" w:name="_enw40vbj0kht" w:colFirst="0" w:colLast="0"/>
      <w:bookmarkEnd w:id="16"/>
      <w:r>
        <w:rPr>
          <w:sz w:val="26"/>
          <w:szCs w:val="26"/>
        </w:rPr>
        <w:t>Data Source</w:t>
      </w:r>
    </w:p>
    <w:p w14:paraId="1E2F860A" w14:textId="77777777" w:rsidR="002F02C0" w:rsidRDefault="00000000">
      <w:pPr>
        <w:jc w:val="both"/>
      </w:pPr>
      <w:r>
        <w:rPr>
          <w:sz w:val="20"/>
          <w:szCs w:val="20"/>
        </w:rPr>
        <w:t>We will use primary care records managed by the General Practitioner (GP) software provider The Phoenix Partnership (TPP), linked to Office of National Statistics (ONS) death registration data (containing information on all deaths including those due to con-COVID-19 and those occurring in the community), the national coronavirus testing records from the Second Generation Surveillance System (SGSS), the national vaccine register (National Immunisation Management System [NIMS]), and the NHS Secondary Use Service (SUS) data, through OpenSAFELY, a data analytics platform created by our team on behalf of NHS England to address urgent COVID-19 research questions (</w:t>
      </w:r>
      <w:hyperlink r:id="rId13">
        <w:r>
          <w:rPr>
            <w:color w:val="1155CC"/>
            <w:sz w:val="20"/>
            <w:szCs w:val="20"/>
            <w:u w:val="single"/>
          </w:rPr>
          <w:t>https://opensafely.org</w:t>
        </w:r>
      </w:hyperlink>
      <w:r>
        <w:rPr>
          <w:sz w:val="20"/>
          <w:szCs w:val="20"/>
        </w:rPr>
        <w:t>). OpenSAFELY-TPP includes pseudonymised data for approximately 40% of the English population, including coded diagnoses, medications and physiological parameters.</w:t>
      </w:r>
    </w:p>
    <w:p w14:paraId="2035E29C" w14:textId="77777777" w:rsidR="002F02C0" w:rsidRDefault="00000000">
      <w:pPr>
        <w:pStyle w:val="Heading2"/>
        <w:keepNext w:val="0"/>
        <w:keepLines w:val="0"/>
        <w:spacing w:after="80" w:line="259" w:lineRule="auto"/>
        <w:jc w:val="both"/>
        <w:rPr>
          <w:sz w:val="20"/>
          <w:szCs w:val="20"/>
        </w:rPr>
      </w:pPr>
      <w:bookmarkStart w:id="17" w:name="_xiu211oevbcy" w:colFirst="0" w:colLast="0"/>
      <w:bookmarkEnd w:id="17"/>
      <w:r>
        <w:rPr>
          <w:sz w:val="26"/>
          <w:szCs w:val="26"/>
        </w:rPr>
        <w:t xml:space="preserve">Study design and Population </w:t>
      </w:r>
    </w:p>
    <w:p w14:paraId="4E433E42" w14:textId="77777777" w:rsidR="002F02C0" w:rsidRDefault="00000000">
      <w:pPr>
        <w:pStyle w:val="Heading3"/>
        <w:keepNext w:val="0"/>
        <w:keepLines w:val="0"/>
      </w:pPr>
      <w:bookmarkStart w:id="18" w:name="_cpmy4jfrafaz" w:colFirst="0" w:colLast="0"/>
      <w:bookmarkEnd w:id="18"/>
      <w:r>
        <w:rPr>
          <w:color w:val="000000"/>
        </w:rPr>
        <w:t>Study design choice rationale</w:t>
      </w:r>
    </w:p>
    <w:p w14:paraId="04B83DAD" w14:textId="77777777" w:rsidR="002F02C0" w:rsidRDefault="00000000">
      <w:pPr>
        <w:jc w:val="both"/>
        <w:rPr>
          <w:sz w:val="20"/>
          <w:szCs w:val="20"/>
        </w:rPr>
      </w:pPr>
      <w:r>
        <w:rPr>
          <w:sz w:val="20"/>
          <w:szCs w:val="20"/>
        </w:rPr>
        <w:t>We will use a population-based cohort design with a landmark approach to address our research question. We aim to estimate the effect of starting metformin versus not starting metformin on COVID-19 outcomes</w:t>
      </w:r>
      <w:r>
        <w:rPr>
          <w:b/>
          <w:bCs/>
          <w:sz w:val="20"/>
          <w:szCs w:val="20"/>
        </w:rPr>
        <w:t>.</w:t>
      </w:r>
      <w:r>
        <w:rPr>
          <w:sz w:val="20"/>
          <w:szCs w:val="20"/>
        </w:rPr>
        <w:t xml:space="preserve"> When studying the effect of initiation of a treatment versus no treatment, we face the difficulty of comparing treatment strategies that are not distinguishable at time zero (baseline)</w:t>
      </w:r>
      <w:hyperlink r:id="rId14">
        <w:r>
          <w:rPr>
            <w:sz w:val="20"/>
            <w:szCs w:val="20"/>
            <w:vertAlign w:val="superscript"/>
          </w:rPr>
          <w:t>23</w:t>
        </w:r>
      </w:hyperlink>
      <w:r>
        <w:rPr>
          <w:sz w:val="20"/>
          <w:szCs w:val="20"/>
        </w:rPr>
        <w:t>. To classify eligible participants into treatment groups, i.e. if they initiated or not, we need to look into their future up to a clinically sensible time point when most should have initiated. This may introduce immortal time bias. We use two elements to mitigate immortal time bias for our scenario. First, we apply a landmark approach</w:t>
      </w:r>
      <w:hyperlink r:id="rId15">
        <w:r>
          <w:rPr>
            <w:sz w:val="20"/>
            <w:szCs w:val="20"/>
            <w:vertAlign w:val="superscript"/>
          </w:rPr>
          <w:t>24</w:t>
        </w:r>
      </w:hyperlink>
      <w:r>
        <w:rPr>
          <w:sz w:val="20"/>
          <w:szCs w:val="20"/>
        </w:rPr>
        <w:t>. In a landmark approach, a landmark time point is selected and anyone who was lost to follow-up or died prior to this time is excluded from further analysis. In our case this is 6 months after T2DM diagnosis. For the remaining, those who initiate treatment by the landmark time are classified as the treated, those who do not initiate by the landmark time are classified as the untreated. This avoids immortal time bias by aligning time zero with treatment assignment. Second, we move the treatment assignment window to a period where no outcomes of interest can occur (01.08.2018 - 01.08.2019), i.e. before the start of the COVID-19 pandemic. The rationale for setting the end of eligibility period to 01.08.2019 is to ensure the last possible 6-month landmark window finishes before the start of the pandemic in the UK (01.02.2020).</w:t>
      </w:r>
    </w:p>
    <w:p w14:paraId="2B22C534" w14:textId="77777777" w:rsidR="002F02C0" w:rsidRDefault="00000000">
      <w:pPr>
        <w:jc w:val="both"/>
        <w:rPr>
          <w:sz w:val="20"/>
          <w:szCs w:val="20"/>
        </w:rPr>
      </w:pPr>
      <w:r>
        <w:rPr>
          <w:sz w:val="20"/>
          <w:szCs w:val="20"/>
        </w:rPr>
        <w:t>Our design accounts for the special circumstances of the pandemic - that the incidence of COVID-related outcomes was zero (or close to zero) before February 2020. Therefore, there were no COVID-related outcomes within 6 months of diagnoses of T2DM that occurred up to mid-2019. It follows that a ‘landmark’ analysis starting 6 months after diagnoses of T2DM between mid-2018 and mid-2019 will not exclude any COVID-related outcomes.</w:t>
      </w:r>
    </w:p>
    <w:p w14:paraId="6FF42DEF" w14:textId="77777777" w:rsidR="002F02C0" w:rsidRDefault="002F02C0">
      <w:pPr>
        <w:jc w:val="both"/>
        <w:rPr>
          <w:sz w:val="20"/>
          <w:szCs w:val="20"/>
        </w:rPr>
      </w:pPr>
    </w:p>
    <w:p w14:paraId="0593260F" w14:textId="77777777" w:rsidR="002F02C0" w:rsidRDefault="00000000">
      <w:pPr>
        <w:jc w:val="both"/>
        <w:rPr>
          <w:sz w:val="20"/>
          <w:szCs w:val="20"/>
        </w:rPr>
      </w:pPr>
      <w:hyperlink w:anchor="_90ntf0y1ofs">
        <w:r>
          <w:rPr>
            <w:color w:val="1155CC"/>
            <w:sz w:val="20"/>
            <w:szCs w:val="20"/>
            <w:u w:val="single"/>
          </w:rPr>
          <w:t>Figure 1</w:t>
        </w:r>
      </w:hyperlink>
      <w:r>
        <w:rPr>
          <w:sz w:val="20"/>
          <w:szCs w:val="20"/>
        </w:rPr>
        <w:t xml:space="preserve"> depicts a graphical illustration of the study design. </w:t>
      </w:r>
    </w:p>
    <w:p w14:paraId="7927C711" w14:textId="77777777" w:rsidR="002F02C0" w:rsidRDefault="00000000">
      <w:pPr>
        <w:pStyle w:val="Heading3"/>
        <w:keepNext w:val="0"/>
        <w:keepLines w:val="0"/>
      </w:pPr>
      <w:bookmarkStart w:id="19" w:name="_3lqcg83vn19v" w:colFirst="0" w:colLast="0"/>
      <w:bookmarkEnd w:id="19"/>
      <w:r>
        <w:rPr>
          <w:color w:val="000000"/>
        </w:rPr>
        <w:t>Study population</w:t>
      </w:r>
    </w:p>
    <w:p w14:paraId="060CCB2B" w14:textId="77777777" w:rsidR="002F02C0" w:rsidRDefault="00000000">
      <w:pPr>
        <w:jc w:val="both"/>
        <w:rPr>
          <w:sz w:val="20"/>
          <w:szCs w:val="20"/>
        </w:rPr>
      </w:pPr>
      <w:r>
        <w:rPr>
          <w:sz w:val="20"/>
          <w:szCs w:val="20"/>
        </w:rPr>
        <w:t xml:space="preserve">From the raw data, we will select individuals using the following inclusion and exclusion criteria. All criteria are assessed at each individuals’ baseline date, which is their T2DM diagnosis. </w:t>
      </w:r>
    </w:p>
    <w:p w14:paraId="33DAEAFE" w14:textId="77777777" w:rsidR="002F02C0" w:rsidRDefault="002F02C0">
      <w:pPr>
        <w:jc w:val="both"/>
        <w:rPr>
          <w:sz w:val="20"/>
          <w:szCs w:val="20"/>
        </w:rPr>
      </w:pPr>
    </w:p>
    <w:p w14:paraId="7075D8DA" w14:textId="77777777" w:rsidR="002F02C0" w:rsidRDefault="00000000">
      <w:pPr>
        <w:jc w:val="both"/>
        <w:rPr>
          <w:sz w:val="20"/>
          <w:szCs w:val="20"/>
        </w:rPr>
      </w:pPr>
      <w:r>
        <w:rPr>
          <w:b/>
          <w:bCs/>
          <w:sz w:val="20"/>
          <w:szCs w:val="20"/>
        </w:rPr>
        <w:t>Inclusion Criteria:</w:t>
      </w:r>
    </w:p>
    <w:p w14:paraId="740D2771" w14:textId="77777777" w:rsidR="002F02C0" w:rsidRDefault="00000000">
      <w:pPr>
        <w:numPr>
          <w:ilvl w:val="0"/>
          <w:numId w:val="6"/>
        </w:numPr>
        <w:spacing w:line="240" w:lineRule="auto"/>
        <w:rPr>
          <w:sz w:val="20"/>
          <w:szCs w:val="20"/>
        </w:rPr>
      </w:pPr>
      <w:r>
        <w:rPr>
          <w:rFonts w:ascii="Arial Unicode MS" w:eastAsia="Arial Unicode MS" w:hAnsi="Arial Unicode MS" w:cs="Arial Unicode MS"/>
          <w:sz w:val="20"/>
          <w:szCs w:val="20"/>
        </w:rPr>
        <w:t>Aged ≥ 18 years &amp; ≤ 85 ye</w:t>
      </w:r>
      <w:r>
        <w:rPr>
          <w:sz w:val="20"/>
          <w:szCs w:val="20"/>
        </w:rPr>
        <w:t>ars</w:t>
      </w:r>
    </w:p>
    <w:p w14:paraId="37AF0AD2" w14:textId="77777777" w:rsidR="002F02C0" w:rsidRDefault="00000000">
      <w:pPr>
        <w:numPr>
          <w:ilvl w:val="0"/>
          <w:numId w:val="6"/>
        </w:numPr>
        <w:spacing w:line="240" w:lineRule="auto"/>
        <w:rPr>
          <w:sz w:val="20"/>
          <w:szCs w:val="20"/>
        </w:rPr>
      </w:pPr>
      <w:r>
        <w:rPr>
          <w:sz w:val="20"/>
          <w:szCs w:val="20"/>
        </w:rPr>
        <w:t xml:space="preserve">Diagnosis of T2DM between </w:t>
      </w:r>
      <w:r>
        <w:rPr>
          <w:sz w:val="20"/>
          <w:szCs w:val="20"/>
          <w:u w:val="single"/>
        </w:rPr>
        <w:t>01.08.2018 to 01.08.2019</w:t>
      </w:r>
    </w:p>
    <w:p w14:paraId="513EDC00" w14:textId="77777777" w:rsidR="002F02C0" w:rsidRDefault="00000000">
      <w:pPr>
        <w:numPr>
          <w:ilvl w:val="0"/>
          <w:numId w:val="6"/>
        </w:numPr>
        <w:spacing w:after="240" w:line="240" w:lineRule="auto"/>
        <w:rPr>
          <w:sz w:val="20"/>
          <w:szCs w:val="20"/>
        </w:rPr>
      </w:pPr>
      <w:r>
        <w:rPr>
          <w:sz w:val="20"/>
          <w:szCs w:val="20"/>
        </w:rPr>
        <w:t>Registered for at least a year with a GP in England who uses TPP software</w:t>
      </w:r>
    </w:p>
    <w:p w14:paraId="738AD14D" w14:textId="77777777" w:rsidR="002F02C0" w:rsidRDefault="00000000">
      <w:pPr>
        <w:jc w:val="both"/>
        <w:rPr>
          <w:i/>
          <w:iCs/>
          <w:color w:val="C00000"/>
          <w:sz w:val="20"/>
          <w:szCs w:val="20"/>
        </w:rPr>
      </w:pPr>
      <w:r>
        <w:rPr>
          <w:b/>
          <w:bCs/>
          <w:sz w:val="20"/>
          <w:szCs w:val="20"/>
        </w:rPr>
        <w:t>Exclusion Criteria:</w:t>
      </w:r>
    </w:p>
    <w:p w14:paraId="2F8C66FE" w14:textId="77777777" w:rsidR="002F02C0" w:rsidRDefault="00000000">
      <w:pPr>
        <w:numPr>
          <w:ilvl w:val="0"/>
          <w:numId w:val="14"/>
        </w:numPr>
        <w:spacing w:line="240" w:lineRule="auto"/>
        <w:rPr>
          <w:sz w:val="20"/>
          <w:szCs w:val="20"/>
        </w:rPr>
      </w:pPr>
      <w:r>
        <w:rPr>
          <w:sz w:val="20"/>
          <w:szCs w:val="20"/>
        </w:rPr>
        <w:lastRenderedPageBreak/>
        <w:t>Hospitalized, defined as having an admission to hospital record but no discharge record at baseline</w:t>
      </w:r>
    </w:p>
    <w:p w14:paraId="3857E708" w14:textId="77777777" w:rsidR="002F02C0" w:rsidRDefault="00000000">
      <w:pPr>
        <w:numPr>
          <w:ilvl w:val="0"/>
          <w:numId w:val="14"/>
        </w:numPr>
        <w:spacing w:line="240" w:lineRule="auto"/>
        <w:rPr>
          <w:sz w:val="20"/>
          <w:szCs w:val="20"/>
        </w:rPr>
      </w:pPr>
      <w:r>
        <w:rPr>
          <w:sz w:val="20"/>
          <w:szCs w:val="20"/>
        </w:rPr>
        <w:t xml:space="preserve">In a care home, defined as having a record of long-stay nursing/care home at baseline </w:t>
      </w:r>
    </w:p>
    <w:p w14:paraId="1F46DFB2" w14:textId="77777777" w:rsidR="002F02C0" w:rsidRDefault="00000000">
      <w:pPr>
        <w:numPr>
          <w:ilvl w:val="0"/>
          <w:numId w:val="14"/>
        </w:numPr>
        <w:spacing w:line="240" w:lineRule="auto"/>
        <w:rPr>
          <w:sz w:val="20"/>
          <w:szCs w:val="20"/>
        </w:rPr>
      </w:pPr>
      <w:r>
        <w:rPr>
          <w:sz w:val="20"/>
          <w:szCs w:val="20"/>
        </w:rPr>
        <w:t>In palliative care, defined as having a record of palliative care within 6 months prior to baseline</w:t>
      </w:r>
    </w:p>
    <w:p w14:paraId="7D007592" w14:textId="77777777" w:rsidR="002F02C0" w:rsidRDefault="00000000">
      <w:pPr>
        <w:numPr>
          <w:ilvl w:val="0"/>
          <w:numId w:val="14"/>
        </w:numPr>
        <w:spacing w:line="240" w:lineRule="auto"/>
        <w:rPr>
          <w:sz w:val="20"/>
          <w:szCs w:val="20"/>
        </w:rPr>
      </w:pPr>
      <w:r>
        <w:rPr>
          <w:sz w:val="20"/>
          <w:szCs w:val="20"/>
        </w:rPr>
        <w:t>Any use of metformin or another major glucose-lowering medication (SGLT2, DPP4, sulfonylurea, thiazolidinedione, GLP-1, meglitinides, alpha-glucosidase-inhibitors, insulin) prior to baseline</w:t>
      </w:r>
    </w:p>
    <w:p w14:paraId="15AB4DF0" w14:textId="77777777" w:rsidR="002F02C0" w:rsidRDefault="00000000">
      <w:pPr>
        <w:numPr>
          <w:ilvl w:val="0"/>
          <w:numId w:val="14"/>
        </w:numPr>
        <w:spacing w:line="240" w:lineRule="auto"/>
        <w:rPr>
          <w:ins w:id="20" w:author="Alain A" w:date="2025-12-15T18:40:00Z"/>
          <w:sz w:val="20"/>
          <w:szCs w:val="20"/>
        </w:rPr>
      </w:pPr>
      <w:ins w:id="21" w:author="Alain A" w:date="2025-12-15T18:40:00Z">
        <w:r>
          <w:rPr>
            <w:sz w:val="20"/>
            <w:szCs w:val="20"/>
          </w:rPr>
          <w:t>Recorded HbA1c, within 2 years prior to baseline</w:t>
        </w:r>
      </w:ins>
    </w:p>
    <w:p w14:paraId="67D9B93E" w14:textId="77777777" w:rsidR="002F02C0" w:rsidRDefault="00000000">
      <w:pPr>
        <w:numPr>
          <w:ilvl w:val="0"/>
          <w:numId w:val="14"/>
        </w:numPr>
        <w:spacing w:line="240" w:lineRule="auto"/>
        <w:rPr>
          <w:sz w:val="20"/>
          <w:szCs w:val="20"/>
        </w:rPr>
      </w:pPr>
      <w:ins w:id="22" w:author="Alain A" w:date="2025-12-15T18:40:00Z">
        <w:r>
          <w:rPr>
            <w:sz w:val="20"/>
            <w:szCs w:val="20"/>
          </w:rPr>
          <w:t xml:space="preserve">Most recent (within 2 years prior to baseline) </w:t>
        </w:r>
      </w:ins>
      <w:r>
        <w:rPr>
          <w:sz w:val="20"/>
          <w:szCs w:val="20"/>
        </w:rPr>
        <w:t xml:space="preserve">HbA1c </w:t>
      </w:r>
      <w:ins w:id="23" w:author="Alain A" w:date="2025-12-15T18:41:00Z">
        <w:r>
          <w:rPr>
            <w:sz w:val="20"/>
            <w:szCs w:val="20"/>
          </w:rPr>
          <w:t xml:space="preserve">is </w:t>
        </w:r>
      </w:ins>
      <w:r>
        <w:rPr>
          <w:sz w:val="20"/>
          <w:szCs w:val="20"/>
        </w:rPr>
        <w:t>above 75 mmol/mol</w:t>
      </w:r>
      <w:del w:id="24" w:author="Alain A" w:date="2025-12-15T18:41:00Z">
        <w:r>
          <w:rPr>
            <w:sz w:val="20"/>
            <w:szCs w:val="20"/>
          </w:rPr>
          <w:delText>,</w:delText>
        </w:r>
      </w:del>
      <w:r>
        <w:rPr>
          <w:sz w:val="20"/>
          <w:szCs w:val="20"/>
        </w:rPr>
        <w:t xml:space="preserve"> </w:t>
      </w:r>
      <w:del w:id="25" w:author="Alain A" w:date="2025-12-15T18:40:00Z">
        <w:r>
          <w:rPr>
            <w:sz w:val="20"/>
            <w:szCs w:val="20"/>
          </w:rPr>
          <w:delText xml:space="preserve">most recent, within 2 years prior to baseline </w:delText>
        </w:r>
      </w:del>
    </w:p>
    <w:p w14:paraId="26A45D30" w14:textId="77777777" w:rsidR="002F02C0" w:rsidRDefault="00000000">
      <w:pPr>
        <w:numPr>
          <w:ilvl w:val="0"/>
          <w:numId w:val="14"/>
        </w:numPr>
        <w:shd w:val="clear" w:color="auto" w:fill="FFFFFF"/>
        <w:spacing w:line="240" w:lineRule="auto"/>
        <w:rPr>
          <w:sz w:val="20"/>
          <w:szCs w:val="20"/>
        </w:rPr>
      </w:pPr>
      <w:r>
        <w:rPr>
          <w:sz w:val="20"/>
          <w:szCs w:val="20"/>
        </w:rPr>
        <w:t xml:space="preserve">Known hypersensitivity / intolerance to metformin </w:t>
      </w:r>
    </w:p>
    <w:p w14:paraId="0A97AFDD" w14:textId="77777777" w:rsidR="002F02C0" w:rsidRDefault="00000000">
      <w:pPr>
        <w:numPr>
          <w:ilvl w:val="0"/>
          <w:numId w:val="14"/>
        </w:numPr>
        <w:spacing w:line="240" w:lineRule="auto"/>
        <w:rPr>
          <w:sz w:val="20"/>
          <w:szCs w:val="20"/>
        </w:rPr>
      </w:pPr>
      <w:r>
        <w:rPr>
          <w:sz w:val="20"/>
          <w:szCs w:val="20"/>
          <w:highlight w:val="white"/>
        </w:rPr>
        <w:t>Any history of moderate to severe renal impairment (</w:t>
      </w:r>
      <w:r>
        <w:rPr>
          <w:sz w:val="20"/>
          <w:szCs w:val="20"/>
        </w:rPr>
        <w:t>eGFR of &lt;30ml/min/1.73 m2; chronic kidney diseases stage 4/5)</w:t>
      </w:r>
    </w:p>
    <w:p w14:paraId="78427850" w14:textId="77777777" w:rsidR="002F02C0" w:rsidRDefault="00000000">
      <w:pPr>
        <w:numPr>
          <w:ilvl w:val="0"/>
          <w:numId w:val="14"/>
        </w:numPr>
        <w:spacing w:line="240" w:lineRule="auto"/>
        <w:rPr>
          <w:sz w:val="20"/>
          <w:szCs w:val="20"/>
        </w:rPr>
      </w:pPr>
      <w:r>
        <w:rPr>
          <w:sz w:val="20"/>
          <w:szCs w:val="20"/>
        </w:rPr>
        <w:t>Any history of advanced decompensated liver cirrhosis</w:t>
      </w:r>
      <w:r>
        <w:rPr>
          <w:color w:val="C00000"/>
          <w:sz w:val="20"/>
          <w:szCs w:val="20"/>
        </w:rPr>
        <w:t xml:space="preserve"> </w:t>
      </w:r>
    </w:p>
    <w:p w14:paraId="290E9CC2" w14:textId="77777777" w:rsidR="002F02C0" w:rsidRDefault="00000000">
      <w:pPr>
        <w:numPr>
          <w:ilvl w:val="0"/>
          <w:numId w:val="14"/>
        </w:numPr>
        <w:spacing w:after="240" w:line="240" w:lineRule="auto"/>
        <w:rPr>
          <w:sz w:val="20"/>
          <w:szCs w:val="20"/>
        </w:rPr>
      </w:pPr>
      <w:r>
        <w:rPr>
          <w:color w:val="212121"/>
          <w:sz w:val="20"/>
          <w:szCs w:val="20"/>
          <w:highlight w:val="white"/>
        </w:rPr>
        <w:t xml:space="preserve">Use of the following medications in the past 14 days: Cimetidine, hydroxychloroquine, tafenoquine, patiromer, ranolazine, </w:t>
      </w:r>
      <w:r>
        <w:rPr>
          <w:color w:val="1F1F1F"/>
          <w:sz w:val="20"/>
          <w:szCs w:val="20"/>
          <w:highlight w:val="white"/>
        </w:rPr>
        <w:t>Monoamine Oxide Inhibitors (Phenelzine, Tranylcypromine, Selegiline, Isocarboxazide, moclobemide), Alpha-1 antagonists, Sotalol, Clonidine, Phosphodiesterase 5 inhibitors, Methyldopa, Prazosin, Terasozin, Doxazosin)</w:t>
      </w:r>
      <w:r>
        <w:rPr>
          <w:color w:val="C00000"/>
          <w:sz w:val="20"/>
          <w:szCs w:val="20"/>
        </w:rPr>
        <w:t xml:space="preserve"> </w:t>
      </w:r>
    </w:p>
    <w:p w14:paraId="30A09685" w14:textId="77777777" w:rsidR="002F02C0" w:rsidRDefault="002F02C0">
      <w:pPr>
        <w:jc w:val="both"/>
        <w:rPr>
          <w:sz w:val="20"/>
          <w:szCs w:val="20"/>
        </w:rPr>
      </w:pPr>
    </w:p>
    <w:p w14:paraId="1BBB3034" w14:textId="77777777" w:rsidR="002F02C0" w:rsidRDefault="00000000">
      <w:pPr>
        <w:jc w:val="both"/>
        <w:rPr>
          <w:sz w:val="20"/>
          <w:szCs w:val="20"/>
        </w:rPr>
      </w:pPr>
      <w:r>
        <w:rPr>
          <w:sz w:val="20"/>
          <w:szCs w:val="20"/>
        </w:rPr>
        <w:t xml:space="preserve">Details about each eligibility variable, their data sources, lookback period, and codelists are available in </w:t>
      </w:r>
      <w:hyperlink w:anchor="_8xndjqjwl0r1">
        <w:r>
          <w:rPr>
            <w:color w:val="1155CC"/>
            <w:sz w:val="20"/>
            <w:szCs w:val="20"/>
            <w:u w:val="single"/>
          </w:rPr>
          <w:t>table 1</w:t>
        </w:r>
      </w:hyperlink>
      <w:r>
        <w:rPr>
          <w:sz w:val="20"/>
          <w:szCs w:val="20"/>
        </w:rPr>
        <w:t>. In addition, we apply the following data quality assurance and data completeness criteria:</w:t>
      </w:r>
    </w:p>
    <w:p w14:paraId="77350418" w14:textId="77777777" w:rsidR="002F02C0" w:rsidRDefault="002F02C0">
      <w:pPr>
        <w:spacing w:line="240" w:lineRule="auto"/>
        <w:ind w:right="140"/>
        <w:rPr>
          <w:sz w:val="20"/>
          <w:szCs w:val="20"/>
        </w:rPr>
      </w:pPr>
    </w:p>
    <w:p w14:paraId="47EAF851" w14:textId="77777777" w:rsidR="002F02C0" w:rsidRDefault="00000000">
      <w:pPr>
        <w:spacing w:line="240" w:lineRule="auto"/>
        <w:rPr>
          <w:sz w:val="20"/>
          <w:szCs w:val="20"/>
        </w:rPr>
      </w:pPr>
      <w:r>
        <w:rPr>
          <w:b/>
          <w:bCs/>
          <w:sz w:val="20"/>
          <w:szCs w:val="20"/>
        </w:rPr>
        <w:t>Data quality assurance criteria:</w:t>
      </w:r>
    </w:p>
    <w:p w14:paraId="1C450EF9" w14:textId="77777777" w:rsidR="002F02C0" w:rsidRDefault="00000000">
      <w:pPr>
        <w:numPr>
          <w:ilvl w:val="0"/>
          <w:numId w:val="12"/>
        </w:numPr>
        <w:spacing w:line="240" w:lineRule="auto"/>
        <w:rPr>
          <w:sz w:val="20"/>
          <w:szCs w:val="20"/>
        </w:rPr>
      </w:pPr>
      <w:r>
        <w:rPr>
          <w:sz w:val="20"/>
          <w:szCs w:val="20"/>
        </w:rPr>
        <w:t>Remove individuals whose year of birth is missing</w:t>
      </w:r>
    </w:p>
    <w:p w14:paraId="205C2E3E" w14:textId="77777777" w:rsidR="002F02C0" w:rsidRDefault="00000000">
      <w:pPr>
        <w:numPr>
          <w:ilvl w:val="0"/>
          <w:numId w:val="12"/>
        </w:numPr>
        <w:spacing w:line="240" w:lineRule="auto"/>
        <w:rPr>
          <w:sz w:val="20"/>
          <w:szCs w:val="20"/>
        </w:rPr>
      </w:pPr>
      <w:r>
        <w:rPr>
          <w:sz w:val="20"/>
          <w:szCs w:val="20"/>
        </w:rPr>
        <w:t>Remove individuals whose year of birth is after their year of death</w:t>
      </w:r>
    </w:p>
    <w:p w14:paraId="0B66B474" w14:textId="77777777" w:rsidR="002F02C0" w:rsidRDefault="00000000">
      <w:pPr>
        <w:numPr>
          <w:ilvl w:val="0"/>
          <w:numId w:val="12"/>
        </w:numPr>
        <w:spacing w:line="240" w:lineRule="auto"/>
        <w:rPr>
          <w:sz w:val="20"/>
          <w:szCs w:val="20"/>
        </w:rPr>
      </w:pPr>
      <w:r>
        <w:rPr>
          <w:sz w:val="20"/>
          <w:szCs w:val="20"/>
        </w:rPr>
        <w:t>Remove individuals whose year of birth is after the study end date or who were older than 110 years when the UK National Health Services (NHS) was established (1838, since NHS was established in 1948)</w:t>
      </w:r>
    </w:p>
    <w:p w14:paraId="7E2574E4" w14:textId="77777777" w:rsidR="002F02C0" w:rsidRDefault="00000000">
      <w:pPr>
        <w:numPr>
          <w:ilvl w:val="0"/>
          <w:numId w:val="12"/>
        </w:numPr>
        <w:spacing w:line="240" w:lineRule="auto"/>
        <w:rPr>
          <w:sz w:val="20"/>
          <w:szCs w:val="20"/>
        </w:rPr>
      </w:pPr>
      <w:r>
        <w:rPr>
          <w:sz w:val="20"/>
          <w:szCs w:val="20"/>
        </w:rPr>
        <w:t>Remove individuals whose date of death is on or before 01/01/1900 or after current date (Sys.Date())</w:t>
      </w:r>
    </w:p>
    <w:p w14:paraId="7E025C37" w14:textId="77777777" w:rsidR="002F02C0" w:rsidRDefault="00000000">
      <w:pPr>
        <w:numPr>
          <w:ilvl w:val="0"/>
          <w:numId w:val="12"/>
        </w:numPr>
        <w:spacing w:line="240" w:lineRule="auto"/>
        <w:rPr>
          <w:sz w:val="20"/>
          <w:szCs w:val="20"/>
        </w:rPr>
      </w:pPr>
      <w:r>
        <w:rPr>
          <w:sz w:val="20"/>
          <w:szCs w:val="20"/>
        </w:rPr>
        <w:t>Remove men whose records contain pregnancy codes</w:t>
      </w:r>
    </w:p>
    <w:p w14:paraId="3B98A0E4" w14:textId="77777777" w:rsidR="002F02C0" w:rsidRDefault="00000000">
      <w:pPr>
        <w:numPr>
          <w:ilvl w:val="0"/>
          <w:numId w:val="12"/>
        </w:numPr>
        <w:spacing w:line="240" w:lineRule="auto"/>
        <w:rPr>
          <w:sz w:val="20"/>
          <w:szCs w:val="20"/>
        </w:rPr>
      </w:pPr>
      <w:r>
        <w:rPr>
          <w:sz w:val="20"/>
          <w:szCs w:val="20"/>
        </w:rPr>
        <w:t>Remove men whose records contain hormone replacement therapy or combined contraceptive pill medication codes</w:t>
      </w:r>
    </w:p>
    <w:p w14:paraId="69612EDB" w14:textId="77777777" w:rsidR="002F02C0" w:rsidRDefault="00000000">
      <w:pPr>
        <w:numPr>
          <w:ilvl w:val="0"/>
          <w:numId w:val="12"/>
        </w:numPr>
        <w:spacing w:line="240" w:lineRule="auto"/>
        <w:rPr>
          <w:sz w:val="20"/>
          <w:szCs w:val="20"/>
        </w:rPr>
      </w:pPr>
      <w:r>
        <w:rPr>
          <w:sz w:val="20"/>
          <w:szCs w:val="20"/>
        </w:rPr>
        <w:t>Remove women whose records contain prostate cancer codes</w:t>
      </w:r>
    </w:p>
    <w:p w14:paraId="504F7434" w14:textId="77777777" w:rsidR="002F02C0" w:rsidRDefault="002F02C0">
      <w:pPr>
        <w:spacing w:line="240" w:lineRule="auto"/>
        <w:ind w:left="360"/>
        <w:rPr>
          <w:sz w:val="20"/>
          <w:szCs w:val="20"/>
        </w:rPr>
      </w:pPr>
    </w:p>
    <w:p w14:paraId="1329D745" w14:textId="77777777" w:rsidR="002F02C0" w:rsidRDefault="00000000">
      <w:pPr>
        <w:spacing w:line="240" w:lineRule="auto"/>
        <w:rPr>
          <w:b/>
          <w:bCs/>
          <w:sz w:val="20"/>
          <w:szCs w:val="20"/>
        </w:rPr>
      </w:pPr>
      <w:r>
        <w:rPr>
          <w:b/>
          <w:bCs/>
          <w:sz w:val="20"/>
          <w:szCs w:val="20"/>
        </w:rPr>
        <w:t>Data completeness criteria:</w:t>
      </w:r>
    </w:p>
    <w:p w14:paraId="47342684" w14:textId="77777777" w:rsidR="002F02C0" w:rsidRDefault="00000000">
      <w:pPr>
        <w:spacing w:line="240" w:lineRule="auto"/>
        <w:rPr>
          <w:sz w:val="20"/>
          <w:szCs w:val="20"/>
        </w:rPr>
      </w:pPr>
      <w:r>
        <w:rPr>
          <w:sz w:val="20"/>
          <w:szCs w:val="20"/>
        </w:rPr>
        <w:t xml:space="preserve">Patients will be included only if they meet all completeness criteria: </w:t>
      </w:r>
    </w:p>
    <w:p w14:paraId="36B6757D" w14:textId="77777777" w:rsidR="002F02C0" w:rsidRDefault="00000000">
      <w:pPr>
        <w:numPr>
          <w:ilvl w:val="0"/>
          <w:numId w:val="1"/>
        </w:numPr>
        <w:spacing w:line="240" w:lineRule="auto"/>
        <w:rPr>
          <w:sz w:val="20"/>
          <w:szCs w:val="20"/>
        </w:rPr>
      </w:pPr>
      <w:r>
        <w:rPr>
          <w:sz w:val="20"/>
          <w:szCs w:val="20"/>
        </w:rPr>
        <w:t>Known sex (female/male)</w:t>
      </w:r>
    </w:p>
    <w:p w14:paraId="10C60698" w14:textId="77777777" w:rsidR="002F02C0" w:rsidRDefault="00000000">
      <w:pPr>
        <w:numPr>
          <w:ilvl w:val="0"/>
          <w:numId w:val="1"/>
        </w:numPr>
        <w:spacing w:line="240" w:lineRule="auto"/>
        <w:rPr>
          <w:sz w:val="20"/>
          <w:szCs w:val="20"/>
        </w:rPr>
      </w:pPr>
      <w:r>
        <w:rPr>
          <w:sz w:val="20"/>
          <w:szCs w:val="20"/>
        </w:rPr>
        <w:t>Known deprivation (Index of Multiple Deprivation [IMD]) at baseline date</w:t>
      </w:r>
    </w:p>
    <w:p w14:paraId="17F7A1F4" w14:textId="77777777" w:rsidR="002F02C0" w:rsidRDefault="00000000">
      <w:pPr>
        <w:numPr>
          <w:ilvl w:val="0"/>
          <w:numId w:val="1"/>
        </w:numPr>
        <w:spacing w:line="240" w:lineRule="auto"/>
        <w:rPr>
          <w:sz w:val="20"/>
          <w:szCs w:val="20"/>
        </w:rPr>
      </w:pPr>
      <w:r>
        <w:rPr>
          <w:sz w:val="20"/>
          <w:szCs w:val="20"/>
        </w:rPr>
        <w:t xml:space="preserve">Known sustainability and transformation partnership (STP) region, an NHS administrative geographical area, at baseline </w:t>
      </w:r>
    </w:p>
    <w:p w14:paraId="120CD1FA" w14:textId="77777777" w:rsidR="002F02C0" w:rsidRDefault="002F02C0">
      <w:pPr>
        <w:jc w:val="both"/>
        <w:rPr>
          <w:sz w:val="20"/>
          <w:szCs w:val="20"/>
        </w:rPr>
      </w:pPr>
    </w:p>
    <w:p w14:paraId="10E0307A" w14:textId="77777777" w:rsidR="002F02C0" w:rsidRDefault="00000000">
      <w:pPr>
        <w:spacing w:line="240" w:lineRule="auto"/>
        <w:rPr>
          <w:sz w:val="18"/>
          <w:szCs w:val="18"/>
        </w:rPr>
      </w:pPr>
      <w:r>
        <w:rPr>
          <w:sz w:val="20"/>
          <w:szCs w:val="20"/>
        </w:rPr>
        <w:t xml:space="preserve">Details regarding data quality and data completeness criteria variables are presented in </w:t>
      </w:r>
      <w:hyperlink w:anchor="_p1f3vb2jjigu">
        <w:r>
          <w:rPr>
            <w:color w:val="1155CC"/>
            <w:sz w:val="20"/>
            <w:szCs w:val="20"/>
            <w:u w:val="single"/>
          </w:rPr>
          <w:t>table 2</w:t>
        </w:r>
      </w:hyperlink>
      <w:r>
        <w:rPr>
          <w:sz w:val="20"/>
          <w:szCs w:val="20"/>
        </w:rPr>
        <w:t>.</w:t>
      </w:r>
    </w:p>
    <w:p w14:paraId="03B064D5" w14:textId="77777777" w:rsidR="002F02C0" w:rsidRDefault="00000000">
      <w:pPr>
        <w:pStyle w:val="Heading3"/>
        <w:spacing w:line="276" w:lineRule="auto"/>
      </w:pPr>
      <w:bookmarkStart w:id="26" w:name="_90ntf0y1ofs" w:colFirst="0" w:colLast="0"/>
      <w:bookmarkEnd w:id="26"/>
      <w:r>
        <w:rPr>
          <w:color w:val="000000"/>
        </w:rPr>
        <w:lastRenderedPageBreak/>
        <w:t>Figure 1: Illustration of the study design</w:t>
      </w:r>
    </w:p>
    <w:p w14:paraId="2118EED0" w14:textId="77777777" w:rsidR="002F02C0" w:rsidRDefault="00000000">
      <w:pPr>
        <w:rPr>
          <w:sz w:val="20"/>
          <w:szCs w:val="20"/>
        </w:rPr>
      </w:pPr>
      <w:r>
        <w:rPr>
          <w:noProof/>
          <w:sz w:val="20"/>
          <w:szCs w:val="20"/>
        </w:rPr>
        <w:drawing>
          <wp:inline distT="114300" distB="114300" distL="114300" distR="114300" wp14:anchorId="572009F9" wp14:editId="032B7333">
            <wp:extent cx="6415088" cy="344514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415088" cy="3445140"/>
                    </a:xfrm>
                    <a:prstGeom prst="rect">
                      <a:avLst/>
                    </a:prstGeom>
                    <a:ln/>
                  </pic:spPr>
                </pic:pic>
              </a:graphicData>
            </a:graphic>
          </wp:inline>
        </w:drawing>
      </w:r>
    </w:p>
    <w:p w14:paraId="548E5437" w14:textId="77777777" w:rsidR="002F02C0" w:rsidRDefault="002F02C0">
      <w:pPr>
        <w:pStyle w:val="Heading2"/>
        <w:keepNext w:val="0"/>
        <w:keepLines w:val="0"/>
        <w:spacing w:after="80" w:line="259" w:lineRule="auto"/>
        <w:jc w:val="both"/>
        <w:rPr>
          <w:sz w:val="26"/>
          <w:szCs w:val="26"/>
        </w:rPr>
      </w:pPr>
      <w:bookmarkStart w:id="27" w:name="_us015i6nadfj" w:colFirst="0" w:colLast="0"/>
      <w:bookmarkEnd w:id="27"/>
    </w:p>
    <w:p w14:paraId="734193B9" w14:textId="77777777" w:rsidR="002F02C0" w:rsidRDefault="00000000">
      <w:pPr>
        <w:pStyle w:val="Heading2"/>
        <w:keepNext w:val="0"/>
        <w:keepLines w:val="0"/>
        <w:spacing w:after="80" w:line="259" w:lineRule="auto"/>
        <w:jc w:val="both"/>
        <w:rPr>
          <w:sz w:val="26"/>
          <w:szCs w:val="26"/>
        </w:rPr>
      </w:pPr>
      <w:bookmarkStart w:id="28" w:name="_ha68n5qb4ozh" w:colFirst="0" w:colLast="0"/>
      <w:bookmarkEnd w:id="28"/>
      <w:r>
        <w:rPr>
          <w:sz w:val="26"/>
          <w:szCs w:val="26"/>
        </w:rPr>
        <w:t>Study measures</w:t>
      </w:r>
    </w:p>
    <w:p w14:paraId="35CD26EE" w14:textId="77777777" w:rsidR="002F02C0" w:rsidRDefault="00000000">
      <w:pPr>
        <w:pStyle w:val="Heading3"/>
        <w:keepNext w:val="0"/>
        <w:keepLines w:val="0"/>
        <w:rPr>
          <w:sz w:val="17"/>
          <w:szCs w:val="17"/>
        </w:rPr>
      </w:pPr>
      <w:bookmarkStart w:id="29" w:name="_w6snvyvv8nq" w:colFirst="0" w:colLast="0"/>
      <w:bookmarkEnd w:id="29"/>
      <w:r>
        <w:rPr>
          <w:color w:val="000000"/>
        </w:rPr>
        <w:t>Exposure</w:t>
      </w:r>
    </w:p>
    <w:p w14:paraId="1A5B4291" w14:textId="77777777" w:rsidR="002F02C0" w:rsidRDefault="00000000">
      <w:pPr>
        <w:jc w:val="both"/>
        <w:rPr>
          <w:ins w:id="30" w:author="Alain A" w:date="2025-12-16T11:32:00Z"/>
          <w:sz w:val="20"/>
          <w:szCs w:val="20"/>
        </w:rPr>
      </w:pPr>
      <w:r>
        <w:rPr>
          <w:sz w:val="20"/>
          <w:szCs w:val="20"/>
        </w:rPr>
        <w:t xml:space="preserve">We will compare the treatment strategies of initiating metformin </w:t>
      </w:r>
      <w:r>
        <w:rPr>
          <w:sz w:val="20"/>
          <w:szCs w:val="20"/>
          <w:u w:val="single"/>
        </w:rPr>
        <w:t>monotherapy</w:t>
      </w:r>
      <w:r>
        <w:rPr>
          <w:sz w:val="20"/>
          <w:szCs w:val="20"/>
        </w:rPr>
        <w:t xml:space="preserve"> within 6 months of T2DM diagnosis versus not initiating metformin within 6 months of T2DM diagnosis. Metformin monotherapy is the most common first-line T2DM treatment option across all cardiovascular risk groups</w:t>
      </w:r>
      <w:hyperlink r:id="rId17">
        <w:r>
          <w:rPr>
            <w:sz w:val="20"/>
            <w:szCs w:val="20"/>
            <w:vertAlign w:val="superscript"/>
          </w:rPr>
          <w:t>25</w:t>
        </w:r>
      </w:hyperlink>
      <w:r>
        <w:rPr>
          <w:sz w:val="20"/>
          <w:szCs w:val="20"/>
        </w:rPr>
        <w:t>. We allow for any metformin titration regimen and maintenance dosage, and exclude participants initiating any other antidiabetic within 6 months of T2DM diagnosis.</w:t>
      </w:r>
    </w:p>
    <w:p w14:paraId="3A1580CE" w14:textId="77777777" w:rsidR="002F02C0" w:rsidRDefault="00000000">
      <w:pPr>
        <w:jc w:val="both"/>
        <w:rPr>
          <w:sz w:val="20"/>
          <w:szCs w:val="20"/>
        </w:rPr>
      </w:pPr>
      <w:ins w:id="31" w:author="Alain A" w:date="2025-12-16T11:32:00Z">
        <w:r>
          <w:rPr>
            <w:sz w:val="20"/>
            <w:szCs w:val="20"/>
          </w:rPr>
          <w:t xml:space="preserve">We will explore the proportion of participants in both arms who are recorded as being on a DM diet intervention only. </w:t>
        </w:r>
      </w:ins>
    </w:p>
    <w:p w14:paraId="65FB274A" w14:textId="77777777" w:rsidR="002F02C0" w:rsidRDefault="002F02C0">
      <w:pPr>
        <w:jc w:val="both"/>
        <w:rPr>
          <w:sz w:val="20"/>
          <w:szCs w:val="20"/>
        </w:rPr>
      </w:pPr>
    </w:p>
    <w:p w14:paraId="6F1F3485" w14:textId="77777777" w:rsidR="002F02C0" w:rsidRDefault="00000000">
      <w:pPr>
        <w:jc w:val="both"/>
        <w:rPr>
          <w:sz w:val="20"/>
          <w:szCs w:val="20"/>
        </w:rPr>
      </w:pPr>
      <w:r>
        <w:rPr>
          <w:sz w:val="20"/>
          <w:szCs w:val="20"/>
        </w:rPr>
        <w:t xml:space="preserve">Details regarding the exposure variable, including all antidiabetic codelists used, are presented in </w:t>
      </w:r>
      <w:hyperlink w:anchor="_j5gdramnobzx">
        <w:r>
          <w:rPr>
            <w:color w:val="1155CC"/>
            <w:sz w:val="20"/>
            <w:szCs w:val="20"/>
            <w:u w:val="single"/>
          </w:rPr>
          <w:t>table 3</w:t>
        </w:r>
      </w:hyperlink>
      <w:r>
        <w:rPr>
          <w:sz w:val="20"/>
          <w:szCs w:val="20"/>
        </w:rPr>
        <w:t>.</w:t>
      </w:r>
    </w:p>
    <w:p w14:paraId="1B2ECF13" w14:textId="77777777" w:rsidR="002F02C0" w:rsidRDefault="00000000">
      <w:pPr>
        <w:pStyle w:val="Heading3"/>
        <w:keepNext w:val="0"/>
        <w:keepLines w:val="0"/>
        <w:rPr>
          <w:color w:val="000000"/>
        </w:rPr>
      </w:pPr>
      <w:bookmarkStart w:id="32" w:name="_rk5j04xiqzee" w:colFirst="0" w:colLast="0"/>
      <w:bookmarkEnd w:id="32"/>
      <w:r>
        <w:rPr>
          <w:color w:val="000000"/>
        </w:rPr>
        <w:t>Outcomes</w:t>
      </w:r>
    </w:p>
    <w:p w14:paraId="6DCAD002" w14:textId="77777777" w:rsidR="002F02C0" w:rsidRDefault="00000000">
      <w:pPr>
        <w:ind w:right="140"/>
        <w:jc w:val="both"/>
        <w:rPr>
          <w:sz w:val="20"/>
          <w:szCs w:val="20"/>
        </w:rPr>
      </w:pPr>
      <w:r>
        <w:rPr>
          <w:sz w:val="20"/>
          <w:szCs w:val="20"/>
        </w:rPr>
        <w:t>The primary outcome is COVID-19-related hospitalisation or COVID-19-related death. COVID-19 related hospitalisations, obtained from secondary care SUS data (including emergency care attendance), are defined as any (emergency) hospitalisation listing a COVID-19 diagnosis in any position. Deaths are identified using linked ONS death registration data. COVID-19-related death is defined as a death where the underlying or contributory cause on the death certificate is COVID-19. If a person is hospitalised before death, the date of hospitalisation will be used.</w:t>
      </w:r>
    </w:p>
    <w:p w14:paraId="189AE134" w14:textId="77777777" w:rsidR="002F02C0" w:rsidRDefault="00000000">
      <w:pPr>
        <w:ind w:right="140"/>
        <w:jc w:val="both"/>
        <w:rPr>
          <w:sz w:val="20"/>
          <w:szCs w:val="20"/>
        </w:rPr>
      </w:pPr>
      <w:r>
        <w:rPr>
          <w:sz w:val="20"/>
          <w:szCs w:val="20"/>
        </w:rPr>
        <w:t>The secondary outcome ‘COVID-19 diagnosis’ was defined using an established algorithm combining info from SGSS, HES-APC, SUS and ONS(ref): Any event indicating a COVID diagnosis, i.e., a positive SARS-CoV-2 test, a COVID code in primary care, a COVID diagnostic code in secondary care, or a COVID-related death.</w:t>
      </w:r>
    </w:p>
    <w:p w14:paraId="08BE40C4" w14:textId="77777777" w:rsidR="002F02C0" w:rsidRDefault="00000000">
      <w:pPr>
        <w:ind w:right="140"/>
        <w:jc w:val="both"/>
        <w:rPr>
          <w:sz w:val="20"/>
          <w:szCs w:val="20"/>
        </w:rPr>
      </w:pPr>
      <w:r>
        <w:rPr>
          <w:sz w:val="20"/>
          <w:szCs w:val="20"/>
        </w:rPr>
        <w:lastRenderedPageBreak/>
        <w:t xml:space="preserve">The secondary outcome ‘Long COVID’ was defined using the Long COVID diagnosis codes in primary care,introduced by NHS, supplemented by viral fatigue codes. </w:t>
      </w:r>
    </w:p>
    <w:p w14:paraId="05C74D83" w14:textId="77777777" w:rsidR="002F02C0" w:rsidRDefault="00000000">
      <w:pPr>
        <w:jc w:val="both"/>
        <w:rPr>
          <w:sz w:val="20"/>
          <w:szCs w:val="20"/>
        </w:rPr>
      </w:pPr>
      <w:r>
        <w:rPr>
          <w:sz w:val="20"/>
          <w:szCs w:val="20"/>
        </w:rPr>
        <w:t xml:space="preserve">For sensitivity analyses, we will use diabetes-related deaths as a positive control outcome and hospitalization due to bone fracture as a negative control outcome. </w:t>
      </w:r>
    </w:p>
    <w:p w14:paraId="49F557CE" w14:textId="77777777" w:rsidR="002F02C0" w:rsidRDefault="002F02C0">
      <w:pPr>
        <w:jc w:val="both"/>
        <w:rPr>
          <w:sz w:val="20"/>
          <w:szCs w:val="20"/>
        </w:rPr>
      </w:pPr>
    </w:p>
    <w:p w14:paraId="64366309" w14:textId="77777777" w:rsidR="002F02C0" w:rsidRDefault="00000000">
      <w:pPr>
        <w:jc w:val="both"/>
        <w:rPr>
          <w:sz w:val="20"/>
          <w:szCs w:val="20"/>
        </w:rPr>
      </w:pPr>
      <w:r>
        <w:rPr>
          <w:sz w:val="20"/>
          <w:szCs w:val="20"/>
        </w:rPr>
        <w:t xml:space="preserve">Details regarding all outcome variables, including their codelists used, are presented in </w:t>
      </w:r>
      <w:hyperlink w:anchor="_73wvl4vaqzej">
        <w:r>
          <w:rPr>
            <w:color w:val="1155CC"/>
            <w:sz w:val="20"/>
            <w:szCs w:val="20"/>
            <w:u w:val="single"/>
          </w:rPr>
          <w:t>table 4</w:t>
        </w:r>
      </w:hyperlink>
      <w:r>
        <w:rPr>
          <w:sz w:val="20"/>
          <w:szCs w:val="20"/>
        </w:rPr>
        <w:t>.</w:t>
      </w:r>
    </w:p>
    <w:p w14:paraId="15822B03" w14:textId="77777777" w:rsidR="002F02C0" w:rsidRDefault="00000000">
      <w:pPr>
        <w:pStyle w:val="Heading3"/>
        <w:keepNext w:val="0"/>
        <w:keepLines w:val="0"/>
      </w:pPr>
      <w:bookmarkStart w:id="33" w:name="_zdyefvfje26k" w:colFirst="0" w:colLast="0"/>
      <w:bookmarkEnd w:id="33"/>
      <w:r>
        <w:rPr>
          <w:color w:val="000000"/>
        </w:rPr>
        <w:t>Follow-up</w:t>
      </w:r>
    </w:p>
    <w:p w14:paraId="3DB8C44B" w14:textId="77777777" w:rsidR="002F02C0" w:rsidRDefault="00000000">
      <w:pPr>
        <w:ind w:right="140"/>
        <w:jc w:val="both"/>
        <w:rPr>
          <w:sz w:val="20"/>
          <w:szCs w:val="20"/>
        </w:rPr>
      </w:pPr>
      <w:r>
        <w:rPr>
          <w:sz w:val="20"/>
          <w:szCs w:val="20"/>
        </w:rPr>
        <w:t>Individuals will be followed from baseline (T2DM diagnosis) plus 6 months (landmark) until the earliest of: outcome, death, loss to follow-up, maximum follow-up period (2 years) or administrative end of study (01.03.2022; end of systematic SARS-CoV-2 mass testing in the UK).</w:t>
      </w:r>
    </w:p>
    <w:p w14:paraId="744F3F8B" w14:textId="77777777" w:rsidR="002F02C0" w:rsidRDefault="00000000">
      <w:pPr>
        <w:pStyle w:val="Heading3"/>
        <w:keepNext w:val="0"/>
        <w:keepLines w:val="0"/>
      </w:pPr>
      <w:bookmarkStart w:id="34" w:name="_ce92qmd322r4" w:colFirst="0" w:colLast="0"/>
      <w:bookmarkEnd w:id="34"/>
      <w:r>
        <w:rPr>
          <w:color w:val="000000"/>
        </w:rPr>
        <w:t>Covariates</w:t>
      </w:r>
    </w:p>
    <w:p w14:paraId="1F45B095" w14:textId="77777777" w:rsidR="002F02C0" w:rsidRDefault="00000000">
      <w:pPr>
        <w:jc w:val="both"/>
        <w:rPr>
          <w:sz w:val="20"/>
          <w:szCs w:val="20"/>
        </w:rPr>
      </w:pPr>
      <w:r>
        <w:rPr>
          <w:sz w:val="20"/>
          <w:szCs w:val="20"/>
        </w:rPr>
        <w:t xml:space="preserve">The covariates, which were pre-specified as potentially important confounding variables are listed below, with further details in </w:t>
      </w:r>
      <w:hyperlink w:anchor="_pi9b0i6f4gmj">
        <w:r>
          <w:rPr>
            <w:color w:val="1155CC"/>
            <w:sz w:val="20"/>
            <w:szCs w:val="20"/>
            <w:u w:val="single"/>
          </w:rPr>
          <w:t>table 5</w:t>
        </w:r>
      </w:hyperlink>
      <w:r>
        <w:rPr>
          <w:sz w:val="20"/>
          <w:szCs w:val="20"/>
        </w:rPr>
        <w:t xml:space="preserve">, and their relationship depicted in </w:t>
      </w:r>
      <w:hyperlink w:anchor="_l7nwqplujsn">
        <w:r>
          <w:rPr>
            <w:color w:val="1155CC"/>
            <w:sz w:val="20"/>
            <w:szCs w:val="20"/>
            <w:u w:val="single"/>
          </w:rPr>
          <w:t>figure 2b</w:t>
        </w:r>
      </w:hyperlink>
      <w:r>
        <w:rPr>
          <w:sz w:val="20"/>
          <w:szCs w:val="20"/>
        </w:rPr>
        <w:t>. Unless otherwise specified, variables are created using diagnostic codes present ever in a patients’ medical record and are defined at baseline (T2DM diagnosis):</w:t>
      </w:r>
    </w:p>
    <w:p w14:paraId="4F940BFC" w14:textId="77777777" w:rsidR="002F02C0" w:rsidRDefault="00000000">
      <w:pPr>
        <w:numPr>
          <w:ilvl w:val="0"/>
          <w:numId w:val="4"/>
        </w:numPr>
        <w:jc w:val="both"/>
        <w:rPr>
          <w:sz w:val="20"/>
          <w:szCs w:val="20"/>
        </w:rPr>
      </w:pPr>
      <w:r>
        <w:rPr>
          <w:sz w:val="20"/>
          <w:szCs w:val="20"/>
        </w:rPr>
        <w:t>Age</w:t>
      </w:r>
      <w:ins w:id="35" w:author="Alain A" w:date="2025-12-16T11:12:00Z">
        <w:r>
          <w:rPr>
            <w:sz w:val="20"/>
            <w:szCs w:val="20"/>
          </w:rPr>
          <w:t>: splines with knot locations based on 10, 50 and 90 percentile</w:t>
        </w:r>
      </w:ins>
    </w:p>
    <w:p w14:paraId="7D9CA3CD" w14:textId="77777777" w:rsidR="002F02C0" w:rsidRDefault="00000000">
      <w:pPr>
        <w:numPr>
          <w:ilvl w:val="0"/>
          <w:numId w:val="4"/>
        </w:numPr>
        <w:jc w:val="both"/>
        <w:rPr>
          <w:sz w:val="20"/>
          <w:szCs w:val="20"/>
        </w:rPr>
      </w:pPr>
      <w:r>
        <w:rPr>
          <w:sz w:val="20"/>
          <w:szCs w:val="20"/>
        </w:rPr>
        <w:t>Sex</w:t>
      </w:r>
      <w:ins w:id="36" w:author="Alain A" w:date="2025-12-16T11:13:00Z">
        <w:r>
          <w:rPr>
            <w:sz w:val="20"/>
            <w:szCs w:val="20"/>
          </w:rPr>
          <w:t>: binary (male, female)</w:t>
        </w:r>
      </w:ins>
    </w:p>
    <w:p w14:paraId="7D44E6D4" w14:textId="77777777" w:rsidR="002F02C0" w:rsidRDefault="00000000">
      <w:pPr>
        <w:numPr>
          <w:ilvl w:val="0"/>
          <w:numId w:val="4"/>
        </w:numPr>
        <w:jc w:val="both"/>
        <w:rPr>
          <w:sz w:val="20"/>
          <w:szCs w:val="20"/>
        </w:rPr>
      </w:pPr>
      <w:r>
        <w:rPr>
          <w:sz w:val="20"/>
          <w:szCs w:val="20"/>
        </w:rPr>
        <w:t>Ethnicity</w:t>
      </w:r>
      <w:ins w:id="37" w:author="Alain A" w:date="2025-12-16T11:20:00Z">
        <w:r>
          <w:rPr>
            <w:sz w:val="20"/>
            <w:szCs w:val="20"/>
          </w:rPr>
          <w:t>: categorical</w:t>
        </w:r>
      </w:ins>
      <w:r>
        <w:rPr>
          <w:sz w:val="20"/>
          <w:szCs w:val="20"/>
        </w:rPr>
        <w:t xml:space="preserve"> (White</w:t>
      </w:r>
      <w:ins w:id="38" w:author="Alain A" w:date="2025-12-16T11:14:00Z">
        <w:r>
          <w:rPr>
            <w:sz w:val="20"/>
            <w:szCs w:val="20"/>
          </w:rPr>
          <w:t>;</w:t>
        </w:r>
      </w:ins>
      <w:del w:id="39" w:author="Alain A" w:date="2025-12-16T11:14:00Z">
        <w:r>
          <w:rPr>
            <w:sz w:val="20"/>
            <w:szCs w:val="20"/>
          </w:rPr>
          <w:delText>,</w:delText>
        </w:r>
      </w:del>
      <w:r>
        <w:rPr>
          <w:sz w:val="20"/>
          <w:szCs w:val="20"/>
        </w:rPr>
        <w:t xml:space="preserve"> Black or Black British</w:t>
      </w:r>
      <w:ins w:id="40" w:author="Alain A" w:date="2025-12-16T11:14:00Z">
        <w:r>
          <w:rPr>
            <w:sz w:val="20"/>
            <w:szCs w:val="20"/>
          </w:rPr>
          <w:t>;</w:t>
        </w:r>
      </w:ins>
      <w:del w:id="41" w:author="Alain A" w:date="2025-12-16T11:14:00Z">
        <w:r>
          <w:rPr>
            <w:sz w:val="20"/>
            <w:szCs w:val="20"/>
          </w:rPr>
          <w:delText>,</w:delText>
        </w:r>
      </w:del>
      <w:r>
        <w:rPr>
          <w:sz w:val="20"/>
          <w:szCs w:val="20"/>
        </w:rPr>
        <w:t xml:space="preserve"> Asian or Asian British</w:t>
      </w:r>
      <w:ins w:id="42" w:author="Alain A" w:date="2025-12-16T11:14:00Z">
        <w:r>
          <w:rPr>
            <w:sz w:val="20"/>
            <w:szCs w:val="20"/>
          </w:rPr>
          <w:t>;</w:t>
        </w:r>
      </w:ins>
      <w:del w:id="43" w:author="Alain A" w:date="2025-12-16T11:14:00Z">
        <w:r>
          <w:rPr>
            <w:sz w:val="20"/>
            <w:szCs w:val="20"/>
          </w:rPr>
          <w:delText>,</w:delText>
        </w:r>
      </w:del>
      <w:r>
        <w:rPr>
          <w:sz w:val="20"/>
          <w:szCs w:val="20"/>
        </w:rPr>
        <w:t xml:space="preserve"> Mixed</w:t>
      </w:r>
      <w:ins w:id="44" w:author="Alain A" w:date="2025-12-16T11:14:00Z">
        <w:r>
          <w:rPr>
            <w:sz w:val="20"/>
            <w:szCs w:val="20"/>
          </w:rPr>
          <w:t xml:space="preserve"> or</w:t>
        </w:r>
      </w:ins>
      <w:del w:id="45" w:author="Alain A" w:date="2025-12-16T11:14:00Z">
        <w:r>
          <w:rPr>
            <w:sz w:val="20"/>
            <w:szCs w:val="20"/>
          </w:rPr>
          <w:delText>,</w:delText>
        </w:r>
      </w:del>
      <w:ins w:id="46" w:author="Alain A" w:date="2025-12-16T11:14:00Z">
        <w:r>
          <w:rPr>
            <w:sz w:val="20"/>
            <w:szCs w:val="20"/>
          </w:rPr>
          <w:t xml:space="preserve"> Unknown or</w:t>
        </w:r>
      </w:ins>
      <w:r>
        <w:rPr>
          <w:sz w:val="20"/>
          <w:szCs w:val="20"/>
        </w:rPr>
        <w:t xml:space="preserve"> </w:t>
      </w:r>
      <w:ins w:id="47" w:author="Alain A" w:date="2025-12-16T11:14:00Z">
        <w:r>
          <w:rPr>
            <w:sz w:val="20"/>
            <w:szCs w:val="20"/>
          </w:rPr>
          <w:t>O</w:t>
        </w:r>
      </w:ins>
      <w:del w:id="48" w:author="Alain A" w:date="2025-12-16T11:14:00Z">
        <w:r>
          <w:rPr>
            <w:sz w:val="20"/>
            <w:szCs w:val="20"/>
          </w:rPr>
          <w:delText>O</w:delText>
        </w:r>
      </w:del>
      <w:r>
        <w:rPr>
          <w:sz w:val="20"/>
          <w:szCs w:val="20"/>
        </w:rPr>
        <w:t>ther)</w:t>
      </w:r>
    </w:p>
    <w:p w14:paraId="575860DB" w14:textId="77777777" w:rsidR="002F02C0" w:rsidRDefault="00000000">
      <w:pPr>
        <w:numPr>
          <w:ilvl w:val="0"/>
          <w:numId w:val="4"/>
        </w:numPr>
        <w:jc w:val="both"/>
        <w:rPr>
          <w:sz w:val="20"/>
          <w:szCs w:val="20"/>
        </w:rPr>
      </w:pPr>
      <w:r>
        <w:rPr>
          <w:sz w:val="20"/>
          <w:szCs w:val="20"/>
        </w:rPr>
        <w:t>Calendar time of T2DM diagnosis</w:t>
      </w:r>
      <w:ins w:id="49" w:author="Alain A" w:date="2025-12-16T11:15:00Z">
        <w:r>
          <w:rPr>
            <w:sz w:val="20"/>
            <w:szCs w:val="20"/>
          </w:rPr>
          <w:t>: continuous</w:t>
        </w:r>
      </w:ins>
    </w:p>
    <w:p w14:paraId="7488858D" w14:textId="77777777" w:rsidR="002F02C0" w:rsidRDefault="00000000">
      <w:pPr>
        <w:numPr>
          <w:ilvl w:val="0"/>
          <w:numId w:val="4"/>
        </w:numPr>
        <w:jc w:val="both"/>
        <w:rPr>
          <w:sz w:val="20"/>
          <w:szCs w:val="20"/>
        </w:rPr>
      </w:pPr>
      <w:r>
        <w:rPr>
          <w:sz w:val="20"/>
          <w:szCs w:val="20"/>
        </w:rPr>
        <w:t>Index of Multiple Deprivation ([IMD], derived as quintiles, from the patient’s postcode at lower super output area level)</w:t>
      </w:r>
      <w:ins w:id="50" w:author="Alain A" w:date="2025-12-16T11:20:00Z">
        <w:r>
          <w:rPr>
            <w:sz w:val="20"/>
            <w:szCs w:val="20"/>
          </w:rPr>
          <w:t>: categorical</w:t>
        </w:r>
      </w:ins>
    </w:p>
    <w:p w14:paraId="347863D1" w14:textId="77777777" w:rsidR="002F02C0" w:rsidRDefault="00000000">
      <w:pPr>
        <w:numPr>
          <w:ilvl w:val="0"/>
          <w:numId w:val="4"/>
        </w:numPr>
        <w:jc w:val="both"/>
        <w:rPr>
          <w:del w:id="51" w:author="Alain A" w:date="2025-12-16T11:15:00Z"/>
          <w:sz w:val="20"/>
          <w:szCs w:val="20"/>
        </w:rPr>
      </w:pPr>
      <w:r>
        <w:rPr>
          <w:sz w:val="20"/>
          <w:szCs w:val="20"/>
        </w:rPr>
        <w:t>Rural/urban area</w:t>
      </w:r>
      <w:ins w:id="52" w:author="Alain A" w:date="2025-12-16T11:15:00Z">
        <w:r>
          <w:rPr>
            <w:sz w:val="20"/>
            <w:szCs w:val="20"/>
          </w:rPr>
          <w:t>: categorical (Urban conurbation; Urban city or town; Rural town or village)</w:t>
        </w:r>
      </w:ins>
    </w:p>
    <w:p w14:paraId="099A0A7E" w14:textId="77777777" w:rsidR="002F02C0" w:rsidRDefault="00000000">
      <w:pPr>
        <w:numPr>
          <w:ilvl w:val="0"/>
          <w:numId w:val="4"/>
        </w:numPr>
        <w:jc w:val="both"/>
        <w:rPr>
          <w:sz w:val="20"/>
          <w:szCs w:val="20"/>
        </w:rPr>
      </w:pPr>
      <w:r>
        <w:rPr>
          <w:sz w:val="20"/>
          <w:szCs w:val="20"/>
        </w:rPr>
        <w:t>Health care worker occupation</w:t>
      </w:r>
      <w:ins w:id="53" w:author="Alain A" w:date="2025-12-16T11:19:00Z">
        <w:r>
          <w:rPr>
            <w:sz w:val="20"/>
            <w:szCs w:val="20"/>
          </w:rPr>
          <w:t>: logical</w:t>
        </w:r>
      </w:ins>
    </w:p>
    <w:p w14:paraId="759134C6" w14:textId="77777777" w:rsidR="002F02C0" w:rsidRDefault="00000000">
      <w:pPr>
        <w:numPr>
          <w:ilvl w:val="0"/>
          <w:numId w:val="4"/>
        </w:numPr>
        <w:jc w:val="both"/>
        <w:rPr>
          <w:sz w:val="20"/>
          <w:szCs w:val="20"/>
        </w:rPr>
      </w:pPr>
      <w:r>
        <w:rPr>
          <w:sz w:val="20"/>
          <w:szCs w:val="20"/>
        </w:rPr>
        <w:t>Primary care consultation rate in previous year</w:t>
      </w:r>
      <w:ins w:id="54" w:author="Alain A" w:date="2025-12-16T11:19:00Z">
        <w:r>
          <w:rPr>
            <w:sz w:val="20"/>
            <w:szCs w:val="20"/>
          </w:rPr>
          <w:t>: continuous</w:t>
        </w:r>
      </w:ins>
    </w:p>
    <w:p w14:paraId="5EA28830" w14:textId="77777777" w:rsidR="002F02C0" w:rsidRDefault="00000000">
      <w:pPr>
        <w:numPr>
          <w:ilvl w:val="0"/>
          <w:numId w:val="4"/>
        </w:numPr>
        <w:jc w:val="both"/>
        <w:rPr>
          <w:sz w:val="20"/>
          <w:szCs w:val="20"/>
        </w:rPr>
      </w:pPr>
      <w:r>
        <w:rPr>
          <w:sz w:val="20"/>
          <w:szCs w:val="20"/>
        </w:rPr>
        <w:t>Smoking status</w:t>
      </w:r>
      <w:ins w:id="55" w:author="Alain A" w:date="2025-12-16T11:09:00Z">
        <w:r>
          <w:rPr>
            <w:sz w:val="20"/>
            <w:szCs w:val="20"/>
          </w:rPr>
          <w:t>: categorical (Current smoker; Never smoker; Ever or missing)</w:t>
        </w:r>
      </w:ins>
    </w:p>
    <w:p w14:paraId="1C4F87CF" w14:textId="77777777" w:rsidR="002F02C0" w:rsidRDefault="00000000">
      <w:pPr>
        <w:numPr>
          <w:ilvl w:val="0"/>
          <w:numId w:val="4"/>
        </w:numPr>
        <w:pBdr>
          <w:top w:val="nil"/>
          <w:left w:val="nil"/>
          <w:bottom w:val="nil"/>
          <w:right w:val="nil"/>
          <w:between w:val="nil"/>
        </w:pBdr>
        <w:jc w:val="both"/>
        <w:rPr>
          <w:sz w:val="20"/>
          <w:szCs w:val="20"/>
        </w:rPr>
      </w:pPr>
      <w:ins w:id="56" w:author="Alain A" w:date="2025-12-16T11:21:00Z">
        <w:r>
          <w:rPr>
            <w:sz w:val="20"/>
            <w:szCs w:val="20"/>
          </w:rPr>
          <w:t>BMI</w:t>
        </w:r>
      </w:ins>
      <w:del w:id="57" w:author="Alain A" w:date="2025-12-16T11:21:00Z">
        <w:r>
          <w:rPr>
            <w:sz w:val="20"/>
            <w:szCs w:val="20"/>
          </w:rPr>
          <w:delText>Obesity</w:delText>
        </w:r>
      </w:del>
      <w:ins w:id="58" w:author="Alain A" w:date="2025-12-16T11:21:00Z">
        <w:r>
          <w:rPr>
            <w:sz w:val="20"/>
            <w:szCs w:val="20"/>
          </w:rPr>
          <w:t>: categorical</w:t>
        </w:r>
      </w:ins>
      <w:r>
        <w:rPr>
          <w:sz w:val="20"/>
          <w:szCs w:val="20"/>
        </w:rPr>
        <w:t xml:space="preserve"> (BMI 30+ or obesity diagnosis</w:t>
      </w:r>
      <w:ins w:id="59" w:author="Alain A" w:date="2025-10-17T14:20:00Z">
        <w:r>
          <w:rPr>
            <w:sz w:val="20"/>
            <w:szCs w:val="20"/>
          </w:rPr>
          <w:t>; BMI 25-30; BMI below 25 or missing</w:t>
        </w:r>
      </w:ins>
      <w:r>
        <w:rPr>
          <w:sz w:val="20"/>
          <w:szCs w:val="20"/>
        </w:rPr>
        <w:t>)</w:t>
      </w:r>
      <w:ins w:id="60" w:author="Alain A" w:date="2025-12-16T11:51:00Z">
        <w:r>
          <w:rPr>
            <w:sz w:val="20"/>
            <w:szCs w:val="20"/>
          </w:rPr>
          <w:t>, most recent value in past 2 years</w:t>
        </w:r>
      </w:ins>
    </w:p>
    <w:p w14:paraId="3219D908" w14:textId="77777777" w:rsidR="002F02C0" w:rsidRDefault="00000000">
      <w:pPr>
        <w:numPr>
          <w:ilvl w:val="0"/>
          <w:numId w:val="4"/>
        </w:numPr>
        <w:pBdr>
          <w:top w:val="nil"/>
          <w:left w:val="nil"/>
          <w:bottom w:val="nil"/>
          <w:right w:val="nil"/>
          <w:between w:val="nil"/>
        </w:pBdr>
        <w:jc w:val="both"/>
        <w:rPr>
          <w:sz w:val="20"/>
          <w:szCs w:val="20"/>
        </w:rPr>
      </w:pPr>
      <w:r>
        <w:rPr>
          <w:sz w:val="20"/>
          <w:szCs w:val="20"/>
        </w:rPr>
        <w:t>HbA1c in mmol/mol</w:t>
      </w:r>
      <w:ins w:id="61" w:author="Alain A" w:date="2025-12-16T11:21:00Z">
        <w:r>
          <w:rPr>
            <w:sz w:val="20"/>
            <w:szCs w:val="20"/>
          </w:rPr>
          <w:t>:</w:t>
        </w:r>
      </w:ins>
      <w:r>
        <w:rPr>
          <w:sz w:val="20"/>
          <w:szCs w:val="20"/>
        </w:rPr>
        <w:t xml:space="preserve"> </w:t>
      </w:r>
      <w:del w:id="62" w:author="Alain A" w:date="2025-11-18T18:27:00Z">
        <w:r>
          <w:rPr>
            <w:sz w:val="20"/>
            <w:szCs w:val="20"/>
          </w:rPr>
          <w:delText>(</w:delText>
        </w:r>
      </w:del>
      <w:ins w:id="63" w:author="Alain A" w:date="2025-11-18T18:27:00Z">
        <w:r>
          <w:rPr>
            <w:sz w:val="20"/>
            <w:szCs w:val="20"/>
          </w:rPr>
          <w:t>continuous, log-transformed</w:t>
        </w:r>
      </w:ins>
      <w:del w:id="64" w:author="Alain A" w:date="2025-11-18T18:27:00Z">
        <w:r>
          <w:rPr>
            <w:sz w:val="20"/>
            <w:szCs w:val="20"/>
          </w:rPr>
          <w:delText>&lt;42; 42-58; 59-75; missing</w:delText>
        </w:r>
      </w:del>
      <w:r>
        <w:rPr>
          <w:sz w:val="20"/>
          <w:szCs w:val="20"/>
        </w:rPr>
        <w:t>), most recent value in past 2 years</w:t>
      </w:r>
    </w:p>
    <w:p w14:paraId="24A7D0AA" w14:textId="77777777" w:rsidR="002F02C0" w:rsidRDefault="00000000" w:rsidP="002F02C0">
      <w:pPr>
        <w:numPr>
          <w:ilvl w:val="0"/>
          <w:numId w:val="4"/>
        </w:numPr>
        <w:jc w:val="both"/>
        <w:rPr>
          <w:sz w:val="20"/>
          <w:szCs w:val="20"/>
        </w:rPr>
        <w:pPrChange w:id="65" w:author="Alain A" w:date="2025-11-18T18:27:00Z">
          <w:pPr>
            <w:numPr>
              <w:numId w:val="4"/>
            </w:numPr>
            <w:pBdr>
              <w:top w:val="nil"/>
              <w:left w:val="nil"/>
              <w:bottom w:val="nil"/>
              <w:right w:val="nil"/>
              <w:between w:val="nil"/>
            </w:pBdr>
            <w:ind w:left="720" w:hanging="360"/>
            <w:jc w:val="both"/>
          </w:pPr>
        </w:pPrChange>
      </w:pPr>
      <w:ins w:id="66" w:author="Alain A" w:date="2025-11-18T18:27:00Z">
        <w:r>
          <w:rPr>
            <w:sz w:val="20"/>
            <w:szCs w:val="20"/>
          </w:rPr>
          <w:t>Number of HbA1c measurements in previous 2 years: continuous</w:t>
        </w:r>
      </w:ins>
    </w:p>
    <w:p w14:paraId="54FCCB8B" w14:textId="77777777" w:rsidR="002F02C0" w:rsidRDefault="00000000">
      <w:pPr>
        <w:numPr>
          <w:ilvl w:val="0"/>
          <w:numId w:val="4"/>
        </w:numPr>
        <w:pBdr>
          <w:top w:val="nil"/>
          <w:left w:val="nil"/>
          <w:bottom w:val="nil"/>
          <w:right w:val="nil"/>
          <w:between w:val="nil"/>
        </w:pBdr>
        <w:jc w:val="both"/>
        <w:rPr>
          <w:sz w:val="20"/>
          <w:szCs w:val="20"/>
        </w:rPr>
      </w:pPr>
      <w:r>
        <w:rPr>
          <w:sz w:val="20"/>
          <w:szCs w:val="20"/>
        </w:rPr>
        <w:t>Diabetes-related complications</w:t>
      </w:r>
      <w:ins w:id="67" w:author="Alain A" w:date="2025-12-16T11:21:00Z">
        <w:r>
          <w:rPr>
            <w:sz w:val="20"/>
            <w:szCs w:val="20"/>
          </w:rPr>
          <w:t>: logical</w:t>
        </w:r>
      </w:ins>
      <w:r>
        <w:rPr>
          <w:sz w:val="20"/>
          <w:szCs w:val="20"/>
        </w:rPr>
        <w:t xml:space="preserve"> (diabetic foot, nephropathy, neuropathy, </w:t>
      </w:r>
      <w:ins w:id="68" w:author="Alain A" w:date="2025-12-16T11:11:00Z">
        <w:r>
          <w:rPr>
            <w:sz w:val="20"/>
            <w:szCs w:val="20"/>
          </w:rPr>
          <w:t xml:space="preserve">or </w:t>
        </w:r>
      </w:ins>
      <w:r>
        <w:rPr>
          <w:sz w:val="20"/>
          <w:szCs w:val="20"/>
        </w:rPr>
        <w:t>retinopathy)</w:t>
      </w:r>
    </w:p>
    <w:p w14:paraId="01197FC6" w14:textId="77777777" w:rsidR="002F02C0" w:rsidRDefault="00000000">
      <w:pPr>
        <w:numPr>
          <w:ilvl w:val="0"/>
          <w:numId w:val="4"/>
        </w:numPr>
        <w:pBdr>
          <w:top w:val="nil"/>
          <w:left w:val="nil"/>
          <w:bottom w:val="nil"/>
          <w:right w:val="nil"/>
          <w:between w:val="nil"/>
        </w:pBdr>
        <w:jc w:val="both"/>
        <w:rPr>
          <w:sz w:val="20"/>
          <w:szCs w:val="20"/>
        </w:rPr>
      </w:pPr>
      <w:r>
        <w:rPr>
          <w:sz w:val="20"/>
          <w:szCs w:val="20"/>
        </w:rPr>
        <w:t>Total cholesterol/high-density lipoprotein cholesterol ratio</w:t>
      </w:r>
      <w:ins w:id="69" w:author="Alain A" w:date="2025-12-16T11:21:00Z">
        <w:r>
          <w:rPr>
            <w:sz w:val="20"/>
            <w:szCs w:val="20"/>
          </w:rPr>
          <w:t>: categorical</w:t>
        </w:r>
      </w:ins>
      <w:r>
        <w:rPr>
          <w:sz w:val="20"/>
          <w:szCs w:val="20"/>
        </w:rPr>
        <w:t xml:space="preserve"> (below 3.5:1</w:t>
      </w:r>
      <w:ins w:id="70" w:author="Alain A" w:date="2025-12-16T11:11:00Z">
        <w:r>
          <w:rPr>
            <w:sz w:val="20"/>
            <w:szCs w:val="20"/>
          </w:rPr>
          <w:t>;</w:t>
        </w:r>
      </w:ins>
      <w:del w:id="71" w:author="Alain A" w:date="2025-12-16T11:11:00Z">
        <w:r>
          <w:rPr>
            <w:sz w:val="20"/>
            <w:szCs w:val="20"/>
          </w:rPr>
          <w:delText>,</w:delText>
        </w:r>
      </w:del>
      <w:r>
        <w:rPr>
          <w:sz w:val="20"/>
          <w:szCs w:val="20"/>
        </w:rPr>
        <w:t xml:space="preserve"> 3.5:1 to 5:1</w:t>
      </w:r>
      <w:ins w:id="72" w:author="Alain A" w:date="2025-12-16T11:11:00Z">
        <w:r>
          <w:rPr>
            <w:sz w:val="20"/>
            <w:szCs w:val="20"/>
          </w:rPr>
          <w:t>;</w:t>
        </w:r>
      </w:ins>
      <w:del w:id="73" w:author="Alain A" w:date="2025-12-16T11:11:00Z">
        <w:r>
          <w:rPr>
            <w:sz w:val="20"/>
            <w:szCs w:val="20"/>
          </w:rPr>
          <w:delText>,</w:delText>
        </w:r>
      </w:del>
      <w:r>
        <w:rPr>
          <w:sz w:val="20"/>
          <w:szCs w:val="20"/>
        </w:rPr>
        <w:t xml:space="preserve"> above 5:1; missing), most recent value in past 2 years</w:t>
      </w:r>
    </w:p>
    <w:p w14:paraId="4A476E19" w14:textId="77777777" w:rsidR="002F02C0" w:rsidRDefault="00000000">
      <w:pPr>
        <w:numPr>
          <w:ilvl w:val="0"/>
          <w:numId w:val="4"/>
        </w:numPr>
        <w:jc w:val="both"/>
        <w:rPr>
          <w:sz w:val="20"/>
          <w:szCs w:val="20"/>
        </w:rPr>
      </w:pPr>
      <w:r>
        <w:rPr>
          <w:sz w:val="20"/>
          <w:szCs w:val="20"/>
        </w:rPr>
        <w:t>Prediabetes</w:t>
      </w:r>
      <w:ins w:id="74" w:author="Alain A" w:date="2025-12-16T11:22:00Z">
        <w:r>
          <w:rPr>
            <w:sz w:val="20"/>
            <w:szCs w:val="20"/>
          </w:rPr>
          <w:t>: logical</w:t>
        </w:r>
      </w:ins>
      <w:r>
        <w:rPr>
          <w:sz w:val="20"/>
          <w:szCs w:val="20"/>
        </w:rPr>
        <w:t xml:space="preserve"> (clinical code or HbA1c in prediabetes range [42-47.9 mmol/mol])</w:t>
      </w:r>
    </w:p>
    <w:p w14:paraId="3157A481" w14:textId="77777777" w:rsidR="002F02C0" w:rsidRDefault="00000000">
      <w:pPr>
        <w:numPr>
          <w:ilvl w:val="0"/>
          <w:numId w:val="4"/>
        </w:numPr>
        <w:jc w:val="both"/>
        <w:rPr>
          <w:ins w:id="75" w:author="Alain A" w:date="2025-12-16T11:18:00Z"/>
          <w:sz w:val="20"/>
          <w:szCs w:val="20"/>
        </w:rPr>
      </w:pPr>
      <w:r>
        <w:rPr>
          <w:sz w:val="20"/>
          <w:szCs w:val="20"/>
        </w:rPr>
        <w:t>Comorbidities</w:t>
      </w:r>
      <w:ins w:id="76" w:author="Alain A" w:date="2025-12-16T11:23:00Z">
        <w:r>
          <w:rPr>
            <w:sz w:val="20"/>
            <w:szCs w:val="20"/>
          </w:rPr>
          <w:t>: logical</w:t>
        </w:r>
      </w:ins>
      <w:r>
        <w:rPr>
          <w:sz w:val="20"/>
          <w:szCs w:val="20"/>
        </w:rPr>
        <w:t xml:space="preserve"> (acute myocardial infarction, stroke, other arterial embolism, venous thromboembolism, heart failure, angina, dementia, cancer, hypertension, depression, chronic obstructive pulmonary disease, liver disease, chronic kidney disease, </w:t>
      </w:r>
      <w:ins w:id="77" w:author="Alain A" w:date="2025-12-16T11:11:00Z">
        <w:r>
          <w:rPr>
            <w:sz w:val="20"/>
            <w:szCs w:val="20"/>
          </w:rPr>
          <w:t xml:space="preserve">or </w:t>
        </w:r>
      </w:ins>
      <w:r>
        <w:rPr>
          <w:sz w:val="20"/>
          <w:szCs w:val="20"/>
        </w:rPr>
        <w:t>polycystic ovary syndrome)</w:t>
      </w:r>
      <w:del w:id="78" w:author="Alain A" w:date="2025-12-16T11:18:00Z">
        <w:r>
          <w:rPr>
            <w:sz w:val="20"/>
            <w:szCs w:val="20"/>
          </w:rPr>
          <w:delText xml:space="preserve"> </w:delText>
        </w:r>
      </w:del>
    </w:p>
    <w:p w14:paraId="0A4EABA1" w14:textId="77777777" w:rsidR="002F02C0" w:rsidRDefault="00000000">
      <w:pPr>
        <w:numPr>
          <w:ilvl w:val="0"/>
          <w:numId w:val="4"/>
        </w:numPr>
        <w:jc w:val="both"/>
        <w:rPr>
          <w:sz w:val="20"/>
          <w:szCs w:val="20"/>
        </w:rPr>
      </w:pPr>
      <w:ins w:id="79" w:author="Alain A" w:date="2025-12-16T11:18:00Z">
        <w:r>
          <w:rPr>
            <w:sz w:val="20"/>
            <w:szCs w:val="20"/>
          </w:rPr>
          <w:t>Region as stratification factor: categorical (7 regions)</w:t>
        </w:r>
      </w:ins>
    </w:p>
    <w:p w14:paraId="071AECE6" w14:textId="77777777" w:rsidR="002F02C0" w:rsidRDefault="002F02C0">
      <w:pPr>
        <w:pBdr>
          <w:top w:val="nil"/>
          <w:left w:val="nil"/>
          <w:bottom w:val="nil"/>
          <w:right w:val="nil"/>
          <w:between w:val="nil"/>
        </w:pBdr>
        <w:spacing w:line="240" w:lineRule="auto"/>
        <w:rPr>
          <w:sz w:val="20"/>
          <w:szCs w:val="20"/>
        </w:rPr>
      </w:pPr>
    </w:p>
    <w:p w14:paraId="2EFEE9E1" w14:textId="77777777" w:rsidR="002F02C0" w:rsidRDefault="00000000">
      <w:pPr>
        <w:pBdr>
          <w:top w:val="nil"/>
          <w:left w:val="nil"/>
          <w:bottom w:val="nil"/>
          <w:right w:val="nil"/>
          <w:between w:val="nil"/>
        </w:pBdr>
        <w:jc w:val="both"/>
        <w:rPr>
          <w:sz w:val="20"/>
          <w:szCs w:val="20"/>
        </w:rPr>
      </w:pPr>
      <w:r>
        <w:rPr>
          <w:sz w:val="20"/>
          <w:szCs w:val="20"/>
        </w:rPr>
        <w:t>All comorbidities are identified through SNOMED CT codes in primary care records and ICD-10 in secondary care records. In case of convergence or disclosure risk, we may collapse categories</w:t>
      </w:r>
      <w:ins w:id="80" w:author="Alain A" w:date="2025-12-16T11:23:00Z">
        <w:r>
          <w:rPr>
            <w:sz w:val="20"/>
            <w:szCs w:val="20"/>
          </w:rPr>
          <w:t xml:space="preserve"> further</w:t>
        </w:r>
      </w:ins>
      <w:r>
        <w:rPr>
          <w:sz w:val="20"/>
          <w:szCs w:val="20"/>
        </w:rPr>
        <w:t>, e.g. for ethnicity or smoking status.</w:t>
      </w:r>
    </w:p>
    <w:p w14:paraId="045F2AAB" w14:textId="77777777" w:rsidR="002F02C0" w:rsidRDefault="00000000">
      <w:pPr>
        <w:pStyle w:val="Heading3"/>
        <w:keepNext w:val="0"/>
        <w:keepLines w:val="0"/>
      </w:pPr>
      <w:bookmarkStart w:id="81" w:name="_7k560ekoiiej" w:colFirst="0" w:colLast="0"/>
      <w:bookmarkEnd w:id="81"/>
      <w:r>
        <w:rPr>
          <w:color w:val="000000"/>
        </w:rPr>
        <w:t>Missing data</w:t>
      </w:r>
    </w:p>
    <w:p w14:paraId="51F49200" w14:textId="77777777" w:rsidR="002F02C0" w:rsidRDefault="00000000">
      <w:pPr>
        <w:jc w:val="both"/>
        <w:rPr>
          <w:sz w:val="20"/>
          <w:szCs w:val="20"/>
        </w:rPr>
      </w:pPr>
      <w:r>
        <w:rPr>
          <w:sz w:val="20"/>
          <w:szCs w:val="20"/>
        </w:rPr>
        <w:t>Individuals with missing</w:t>
      </w:r>
      <w:ins w:id="82" w:author="Alain A" w:date="2025-12-16T11:24:00Z">
        <w:r>
          <w:rPr>
            <w:sz w:val="20"/>
            <w:szCs w:val="20"/>
          </w:rPr>
          <w:t xml:space="preserve"> ethnicity are collapsed with the Other and Mixed category due to low numbers in all three categories. Missing smoking information is collapsed with the Ever category under the assumption that current smoking as well as never smoking would be recorded.</w:t>
        </w:r>
      </w:ins>
      <w:r>
        <w:rPr>
          <w:sz w:val="20"/>
          <w:szCs w:val="20"/>
        </w:rPr>
        <w:t xml:space="preserve"> </w:t>
      </w:r>
      <w:del w:id="83" w:author="Alain A" w:date="2025-12-16T11:09:00Z">
        <w:r>
          <w:rPr>
            <w:sz w:val="20"/>
            <w:szCs w:val="20"/>
          </w:rPr>
          <w:delText xml:space="preserve">ethnicity, HbA1c, </w:delText>
        </w:r>
      </w:del>
      <w:ins w:id="84" w:author="Alain A" w:date="2025-12-16T11:09:00Z">
        <w:r>
          <w:rPr>
            <w:sz w:val="20"/>
            <w:szCs w:val="20"/>
          </w:rPr>
          <w:lastRenderedPageBreak/>
          <w:t xml:space="preserve">Missing </w:t>
        </w:r>
      </w:ins>
      <w:r>
        <w:rPr>
          <w:sz w:val="20"/>
          <w:szCs w:val="20"/>
        </w:rPr>
        <w:t>Total Chol/HDL ratio</w:t>
      </w:r>
      <w:ins w:id="85" w:author="Alain A" w:date="2025-12-16T11:28:00Z">
        <w:r>
          <w:rPr>
            <w:sz w:val="20"/>
            <w:szCs w:val="20"/>
          </w:rPr>
          <w:t xml:space="preserve"> is</w:t>
        </w:r>
      </w:ins>
      <w:del w:id="86" w:author="Alain A" w:date="2025-12-16T11:28:00Z">
        <w:r>
          <w:rPr>
            <w:sz w:val="20"/>
            <w:szCs w:val="20"/>
          </w:rPr>
          <w:delText>, rural/urban area, and smoking status are</w:delText>
        </w:r>
      </w:del>
      <w:r>
        <w:rPr>
          <w:sz w:val="20"/>
          <w:szCs w:val="20"/>
        </w:rPr>
        <w:t xml:space="preserve"> included with a missing indicator. Individuals without recorded codes for comorbidities, and health care worker status are assumed as not having such a diagnosis/status.</w:t>
      </w:r>
      <w:ins w:id="87" w:author="Alain A" w:date="2025-12-16T11:28:00Z">
        <w:r>
          <w:rPr>
            <w:sz w:val="20"/>
            <w:szCs w:val="20"/>
          </w:rPr>
          <w:t xml:space="preserve"> No missing are expected in the remaining covariates.</w:t>
        </w:r>
      </w:ins>
    </w:p>
    <w:p w14:paraId="2E91E677" w14:textId="77777777" w:rsidR="002F02C0" w:rsidRDefault="00000000">
      <w:pPr>
        <w:pStyle w:val="Heading3"/>
        <w:keepNext w:val="0"/>
        <w:keepLines w:val="0"/>
      </w:pPr>
      <w:bookmarkStart w:id="88" w:name="_1kmylmqqx9af" w:colFirst="0" w:colLast="0"/>
      <w:bookmarkEnd w:id="88"/>
      <w:r>
        <w:rPr>
          <w:color w:val="000000"/>
        </w:rPr>
        <w:t>Reporting</w:t>
      </w:r>
    </w:p>
    <w:p w14:paraId="2E431C41" w14:textId="77777777" w:rsidR="002F02C0" w:rsidRDefault="00000000">
      <w:pPr>
        <w:jc w:val="both"/>
        <w:rPr>
          <w:sz w:val="26"/>
          <w:szCs w:val="26"/>
        </w:rPr>
      </w:pPr>
      <w:r>
        <w:rPr>
          <w:sz w:val="20"/>
          <w:szCs w:val="20"/>
        </w:rPr>
        <w:t>The study will be reported according to the REporting of studies Conducted using Observational Routinely collected health Data for PharmacoEpidemiological research (RECORD-PE) reporting guideline</w:t>
      </w:r>
      <w:hyperlink r:id="rId18">
        <w:r>
          <w:rPr>
            <w:sz w:val="20"/>
            <w:szCs w:val="20"/>
            <w:vertAlign w:val="superscript"/>
          </w:rPr>
          <w:t>26</w:t>
        </w:r>
      </w:hyperlink>
      <w:r>
        <w:rPr>
          <w:sz w:val="20"/>
          <w:szCs w:val="20"/>
        </w:rPr>
        <w:t xml:space="preserve">. The dataset and analysis code are developed and shared in </w:t>
      </w:r>
      <w:hyperlink r:id="rId19">
        <w:r>
          <w:rPr>
            <w:color w:val="1155CC"/>
            <w:sz w:val="20"/>
            <w:szCs w:val="20"/>
            <w:u w:val="single"/>
          </w:rPr>
          <w:t>this</w:t>
        </w:r>
      </w:hyperlink>
      <w:r>
        <w:rPr>
          <w:sz w:val="20"/>
          <w:szCs w:val="20"/>
        </w:rPr>
        <w:t xml:space="preserve"> public GitHub repository.</w:t>
      </w:r>
    </w:p>
    <w:p w14:paraId="5F9FA5DB" w14:textId="77777777" w:rsidR="002F02C0" w:rsidRDefault="00000000">
      <w:pPr>
        <w:pStyle w:val="Heading2"/>
        <w:keepNext w:val="0"/>
        <w:keepLines w:val="0"/>
        <w:spacing w:after="80" w:line="259" w:lineRule="auto"/>
        <w:jc w:val="both"/>
        <w:rPr>
          <w:sz w:val="26"/>
          <w:szCs w:val="26"/>
        </w:rPr>
      </w:pPr>
      <w:bookmarkStart w:id="89" w:name="_rq3ljh21ori9" w:colFirst="0" w:colLast="0"/>
      <w:bookmarkEnd w:id="89"/>
      <w:r>
        <w:rPr>
          <w:sz w:val="26"/>
          <w:szCs w:val="26"/>
        </w:rPr>
        <w:t>Statistical analysis</w:t>
      </w:r>
    </w:p>
    <w:p w14:paraId="0AAA9DE6" w14:textId="77777777" w:rsidR="002F02C0" w:rsidRDefault="00000000">
      <w:pPr>
        <w:jc w:val="both"/>
        <w:rPr>
          <w:sz w:val="20"/>
          <w:szCs w:val="20"/>
        </w:rPr>
      </w:pPr>
      <w:r>
        <w:rPr>
          <w:sz w:val="20"/>
          <w:szCs w:val="20"/>
        </w:rPr>
        <w:t xml:space="preserve">We will provide flowcharts showing the number of participants meeting each inclusion and exclusion criteria, a comprehensive baseline characteristics table for each treatment strategy group, and histograms of the propensity score for receiving metformin for each treatment strategy group for descriptive purposes. </w:t>
      </w:r>
    </w:p>
    <w:p w14:paraId="4E784424" w14:textId="77777777" w:rsidR="002F02C0" w:rsidRDefault="00000000">
      <w:pPr>
        <w:jc w:val="both"/>
        <w:rPr>
          <w:sz w:val="20"/>
          <w:szCs w:val="20"/>
        </w:rPr>
      </w:pPr>
      <w:r>
        <w:rPr>
          <w:sz w:val="20"/>
          <w:szCs w:val="20"/>
        </w:rPr>
        <w:t>We will estimate the observational analogue of the intention-to-treat effect, i.e., we will ignore the fact that some people may deviate from their strategy (stop metformin in intervention or start metformin in control) and include their outcomes. We will estimate 2-year hazard ratios for each outcome</w:t>
      </w:r>
      <w:del w:id="90" w:author="Alain A" w:date="2025-12-15T18:50:00Z">
        <w:r>
          <w:rPr>
            <w:sz w:val="20"/>
            <w:szCs w:val="20"/>
          </w:rPr>
          <w:delText>,</w:delText>
        </w:r>
      </w:del>
      <w:r>
        <w:rPr>
          <w:sz w:val="20"/>
          <w:szCs w:val="20"/>
        </w:rPr>
        <w:t xml:space="preserve"> using region-stratified Cox models, </w:t>
      </w:r>
      <w:ins w:id="91" w:author="Alain A" w:date="2025-12-15T18:50:00Z">
        <w:r>
          <w:rPr>
            <w:sz w:val="20"/>
            <w:szCs w:val="20"/>
          </w:rPr>
          <w:t>with</w:t>
        </w:r>
      </w:ins>
      <w:del w:id="92" w:author="Alain A" w:date="2025-12-15T18:50:00Z">
        <w:r>
          <w:rPr>
            <w:sz w:val="20"/>
            <w:szCs w:val="20"/>
          </w:rPr>
          <w:delText>and</w:delText>
        </w:r>
      </w:del>
      <w:r>
        <w:rPr>
          <w:sz w:val="20"/>
          <w:szCs w:val="20"/>
        </w:rPr>
        <w:t xml:space="preserve"> </w:t>
      </w:r>
      <w:del w:id="93" w:author="Alain A" w:date="2025-12-15T18:50:00Z">
        <w:r>
          <w:rPr>
            <w:sz w:val="20"/>
            <w:szCs w:val="20"/>
          </w:rPr>
          <w:delText xml:space="preserve">standard </w:delText>
        </w:r>
      </w:del>
      <w:r>
        <w:rPr>
          <w:sz w:val="20"/>
          <w:szCs w:val="20"/>
        </w:rPr>
        <w:t>Wald</w:t>
      </w:r>
      <w:ins w:id="94" w:author="Alain A" w:date="2025-12-15T18:50:00Z">
        <w:r>
          <w:rPr>
            <w:sz w:val="20"/>
            <w:szCs w:val="20"/>
          </w:rPr>
          <w:t>-based</w:t>
        </w:r>
      </w:ins>
      <w:r>
        <w:rPr>
          <w:sz w:val="20"/>
          <w:szCs w:val="20"/>
        </w:rPr>
        <w:t xml:space="preserve"> 95% confidence intervals</w:t>
      </w:r>
      <w:ins w:id="95" w:author="Alain A" w:date="2025-12-15T18:50:00Z">
        <w:r>
          <w:rPr>
            <w:sz w:val="20"/>
            <w:szCs w:val="20"/>
          </w:rPr>
          <w:t xml:space="preserve">, targeting a conditional cause-specific hazard among those still at risk. </w:t>
        </w:r>
        <w:del w:id="96" w:author="Alain A" w:date="2025-12-15T18:50:00Z">
          <w:r>
            <w:rPr>
              <w:sz w:val="20"/>
              <w:szCs w:val="20"/>
            </w:rPr>
            <w:delText xml:space="preserve">We will also estimate absolute risks, targeting a marginal (population-average) estimand, namely </w:delText>
          </w:r>
        </w:del>
      </w:ins>
      <w:del w:id="97" w:author="Alain A" w:date="2025-12-15T18:50:00Z">
        <w:r>
          <w:rPr>
            <w:sz w:val="20"/>
            <w:szCs w:val="20"/>
          </w:rPr>
          <w:delText xml:space="preserve"> as well as cumulative incidence (risk) curves, risk ratio</w:delText>
        </w:r>
      </w:del>
      <w:ins w:id="98" w:author="Alain A" w:date="2025-12-15T18:50:00Z">
        <w:del w:id="99" w:author="Alain A" w:date="2025-12-15T18:50:00Z">
          <w:r>
            <w:rPr>
              <w:sz w:val="20"/>
              <w:szCs w:val="20"/>
            </w:rPr>
            <w:delText>s</w:delText>
          </w:r>
        </w:del>
      </w:ins>
      <w:del w:id="100" w:author="Alain A" w:date="2025-12-15T18:50:00Z">
        <w:r>
          <w:rPr>
            <w:sz w:val="20"/>
            <w:szCs w:val="20"/>
          </w:rPr>
          <w:delText xml:space="preserve"> and risk differences, </w:delText>
        </w:r>
      </w:del>
      <w:ins w:id="101" w:author="Alain A" w:date="2025-12-15T18:50:00Z">
        <w:del w:id="102" w:author="Alain A" w:date="2025-12-15T18:50:00Z">
          <w:r>
            <w:rPr>
              <w:sz w:val="20"/>
              <w:szCs w:val="20"/>
            </w:rPr>
            <w:delText>using</w:delText>
          </w:r>
        </w:del>
      </w:ins>
      <w:del w:id="103" w:author="Alain A" w:date="2025-12-15T18:50:00Z">
        <w:r>
          <w:rPr>
            <w:sz w:val="20"/>
            <w:szCs w:val="20"/>
          </w:rPr>
          <w:delText>derived</w:delText>
        </w:r>
      </w:del>
      <w:ins w:id="104" w:author="Alain A" w:date="2025-12-15T18:50:00Z">
        <w:del w:id="105" w:author="Alain A" w:date="2025-12-15T18:50:00Z">
          <w:r>
            <w:rPr>
              <w:sz w:val="20"/>
              <w:szCs w:val="20"/>
            </w:rPr>
            <w:delText xml:space="preserve"> an inverse probability of treatment (IPTW)-</w:delText>
          </w:r>
        </w:del>
      </w:ins>
      <w:del w:id="106" w:author="Alain A" w:date="2025-12-15T18:50:00Z">
        <w:r>
          <w:rPr>
            <w:sz w:val="20"/>
            <w:szCs w:val="20"/>
          </w:rPr>
          <w:delText xml:space="preserve"> from </w:delText>
        </w:r>
      </w:del>
      <w:ins w:id="107" w:author="Alain A" w:date="2025-12-15T18:48:00Z">
        <w:del w:id="108" w:author="Alain A" w:date="2025-12-15T18:50:00Z">
          <w:r>
            <w:rPr>
              <w:sz w:val="20"/>
              <w:szCs w:val="20"/>
            </w:rPr>
            <w:delText>a weighted Kaplan-Meier approach.</w:delText>
          </w:r>
        </w:del>
      </w:ins>
      <w:del w:id="109" w:author="Alain A" w:date="2025-12-15T18:48:00Z">
        <w:r>
          <w:rPr>
            <w:sz w:val="20"/>
            <w:szCs w:val="20"/>
          </w:rPr>
          <w:delText>pooled logistic regression</w:delText>
        </w:r>
      </w:del>
      <w:r>
        <w:rPr>
          <w:sz w:val="20"/>
          <w:szCs w:val="20"/>
        </w:rPr>
        <w:t xml:space="preserve">. We will present </w:t>
      </w:r>
      <w:ins w:id="110" w:author="Alain A" w:date="2025-12-16T06:36:00Z">
        <w:r>
          <w:rPr>
            <w:sz w:val="20"/>
            <w:szCs w:val="20"/>
          </w:rPr>
          <w:t xml:space="preserve">Cox </w:t>
        </w:r>
      </w:ins>
      <w:r>
        <w:rPr>
          <w:sz w:val="20"/>
          <w:szCs w:val="20"/>
        </w:rPr>
        <w:t xml:space="preserve">models adjusted for age and sex only, as well as fully adjusted </w:t>
      </w:r>
      <w:ins w:id="111" w:author="Alain A" w:date="2025-12-16T06:36:00Z">
        <w:r>
          <w:rPr>
            <w:sz w:val="20"/>
            <w:szCs w:val="20"/>
          </w:rPr>
          <w:t xml:space="preserve">Cox </w:t>
        </w:r>
      </w:ins>
      <w:r>
        <w:rPr>
          <w:sz w:val="20"/>
          <w:szCs w:val="20"/>
        </w:rPr>
        <w:t xml:space="preserve">models, including all of the confounders listed in the covariates list above. </w:t>
      </w:r>
      <w:ins w:id="112" w:author="Alain A" w:date="2025-12-16T06:37:00Z">
        <w:r>
          <w:rPr>
            <w:sz w:val="20"/>
            <w:szCs w:val="20"/>
          </w:rPr>
          <w:t>Follow-up is censored at outcome, death (competing event), loss to follow-up, administrative end of study or maximum follow-up period (2 years). F</w:t>
        </w:r>
      </w:ins>
      <w:ins w:id="113" w:author="Alain A" w:date="2025-12-16T06:39:00Z">
        <w:r>
          <w:rPr>
            <w:sz w:val="20"/>
            <w:szCs w:val="20"/>
          </w:rPr>
          <w:t>or the outcomes ‘COVID-related hospitalization or death’ and ‘COVID diagnosis’ n</w:t>
        </w:r>
      </w:ins>
      <w:del w:id="114" w:author="Alain A" w:date="2025-12-16T06:39:00Z">
        <w:r>
          <w:rPr>
            <w:sz w:val="20"/>
            <w:szCs w:val="20"/>
          </w:rPr>
          <w:delText>N</w:delText>
        </w:r>
      </w:del>
      <w:r>
        <w:rPr>
          <w:sz w:val="20"/>
          <w:szCs w:val="20"/>
        </w:rPr>
        <w:t xml:space="preserve">on-COVID-related deaths will be treated as a </w:t>
      </w:r>
      <w:ins w:id="115" w:author="Alain A" w:date="2025-12-16T06:39:00Z">
        <w:r>
          <w:rPr>
            <w:sz w:val="20"/>
            <w:szCs w:val="20"/>
          </w:rPr>
          <w:t>competing</w:t>
        </w:r>
      </w:ins>
      <w:del w:id="116" w:author="Alain A" w:date="2025-12-16T06:39:00Z">
        <w:r>
          <w:rPr>
            <w:sz w:val="20"/>
            <w:szCs w:val="20"/>
          </w:rPr>
          <w:delText>censoring</w:delText>
        </w:r>
      </w:del>
      <w:r>
        <w:rPr>
          <w:sz w:val="20"/>
          <w:szCs w:val="20"/>
        </w:rPr>
        <w:t xml:space="preserve"> event</w:t>
      </w:r>
      <w:ins w:id="117" w:author="Alain A" w:date="2025-12-16T06:39:00Z">
        <w:r>
          <w:rPr>
            <w:sz w:val="20"/>
            <w:szCs w:val="20"/>
          </w:rPr>
          <w:t>, while for the outcome ‘Long COVID’</w:t>
        </w:r>
      </w:ins>
      <w:del w:id="118" w:author="Alain A" w:date="2025-12-16T06:39:00Z">
        <w:r>
          <w:rPr>
            <w:sz w:val="20"/>
            <w:szCs w:val="20"/>
          </w:rPr>
          <w:delText xml:space="preserve"> for the outcome ‘COVID-related hospitalization or death’</w:delText>
        </w:r>
      </w:del>
      <w:r>
        <w:rPr>
          <w:sz w:val="20"/>
          <w:szCs w:val="20"/>
        </w:rPr>
        <w:t xml:space="preserve"> </w:t>
      </w:r>
      <w:del w:id="119" w:author="Alain A" w:date="2025-12-16T06:41:00Z">
        <w:r>
          <w:rPr>
            <w:sz w:val="20"/>
            <w:szCs w:val="20"/>
          </w:rPr>
          <w:delText xml:space="preserve">and </w:delText>
        </w:r>
      </w:del>
      <w:r>
        <w:rPr>
          <w:sz w:val="20"/>
          <w:szCs w:val="20"/>
        </w:rPr>
        <w:t xml:space="preserve">all-cause deaths will be treated as a </w:t>
      </w:r>
      <w:ins w:id="120" w:author="Alain A" w:date="2025-12-16T06:41:00Z">
        <w:r>
          <w:rPr>
            <w:sz w:val="20"/>
            <w:szCs w:val="20"/>
          </w:rPr>
          <w:t>competing</w:t>
        </w:r>
      </w:ins>
      <w:del w:id="121" w:author="Alain A" w:date="2025-12-16T06:41:00Z">
        <w:r>
          <w:rPr>
            <w:sz w:val="20"/>
            <w:szCs w:val="20"/>
          </w:rPr>
          <w:delText>censoring</w:delText>
        </w:r>
      </w:del>
      <w:r>
        <w:rPr>
          <w:sz w:val="20"/>
          <w:szCs w:val="20"/>
        </w:rPr>
        <w:t xml:space="preserve"> event</w:t>
      </w:r>
      <w:ins w:id="122" w:author="Alain A" w:date="2025-12-16T06:41:00Z">
        <w:r>
          <w:rPr>
            <w:sz w:val="20"/>
            <w:szCs w:val="20"/>
          </w:rPr>
          <w:t>, without censoring weights.</w:t>
        </w:r>
      </w:ins>
      <w:del w:id="123" w:author="Alain A" w:date="2025-12-16T06:27:00Z">
        <w:r>
          <w:rPr>
            <w:sz w:val="20"/>
            <w:szCs w:val="20"/>
          </w:rPr>
          <w:delText xml:space="preserve"> for the outcome ‘Long COVID’</w:delText>
        </w:r>
      </w:del>
      <w:ins w:id="124" w:author="Alain A" w:date="2025-12-16T06:27:00Z">
        <w:r>
          <w:rPr>
            <w:sz w:val="20"/>
            <w:szCs w:val="20"/>
          </w:rPr>
          <w:t xml:space="preserve">. </w:t>
        </w:r>
        <w:del w:id="125" w:author="Alain A" w:date="2025-12-16T06:27:00Z">
          <w:r>
            <w:rPr>
              <w:sz w:val="20"/>
              <w:szCs w:val="20"/>
            </w:rPr>
            <w:delText>We adopt an elimination-of-competing-events estimand (controlled direct effect),</w:delText>
          </w:r>
        </w:del>
      </w:ins>
      <w:del w:id="126" w:author="Alain A" w:date="2025-12-16T06:27:00Z">
        <w:r>
          <w:rPr>
            <w:sz w:val="20"/>
            <w:szCs w:val="20"/>
          </w:rPr>
          <w:delText xml:space="preserve"> to account for the competing risk. </w:delText>
        </w:r>
      </w:del>
      <w:ins w:id="127" w:author="Alain A" w:date="2025-12-02T10:52:00Z">
        <w:del w:id="128" w:author="Alain A" w:date="2025-12-16T06:27:00Z">
          <w:r>
            <w:rPr>
              <w:sz w:val="20"/>
              <w:szCs w:val="20"/>
            </w:rPr>
            <w:delText xml:space="preserve">As such, this estimates a controlled direct effect, i.e., had no-one died of a non-COVID-related death during the follow-up. </w:delText>
          </w:r>
        </w:del>
        <w:r>
          <w:rPr>
            <w:sz w:val="20"/>
            <w:szCs w:val="20"/>
          </w:rPr>
          <w:t>We will also estimate absolute risks targeting a marginal (population-average) estimand, including cumulative incidence (risk) curves and 2-year risk ratios and risk differences, with a baseline inverse probability of treatment-weighted (IPTW) Kaplan-Meier approach, without censoring for competing events.</w:t>
        </w:r>
      </w:ins>
    </w:p>
    <w:p w14:paraId="76DAECC5" w14:textId="77777777" w:rsidR="002F02C0" w:rsidRDefault="00000000">
      <w:pPr>
        <w:jc w:val="both"/>
        <w:rPr>
          <w:sz w:val="20"/>
          <w:szCs w:val="20"/>
        </w:rPr>
      </w:pPr>
      <w:r>
        <w:rPr>
          <w:sz w:val="20"/>
          <w:szCs w:val="20"/>
        </w:rPr>
        <w:t>We will also estimate the per-protocol effect of starting metformin monotherapy vs never starting any metformin on the primary outcome</w:t>
      </w:r>
      <w:ins w:id="129" w:author="Alain A" w:date="2025-12-16T07:13:00Z">
        <w:r>
          <w:rPr>
            <w:sz w:val="20"/>
            <w:szCs w:val="20"/>
          </w:rPr>
          <w:t>, presented as cumulative incidence (risk) curves and 2-year risk ratios and risk differences</w:t>
        </w:r>
      </w:ins>
      <w:r>
        <w:rPr>
          <w:sz w:val="20"/>
          <w:szCs w:val="20"/>
        </w:rPr>
        <w:t xml:space="preserve">. We will artificially censor individuals in the control group deviating from their assigned treatment strategy (i.e. starting metformin) and use </w:t>
      </w:r>
      <w:ins w:id="130" w:author="Alain A" w:date="2025-12-15T18:53:00Z">
        <w:r>
          <w:rPr>
            <w:sz w:val="20"/>
            <w:szCs w:val="20"/>
          </w:rPr>
          <w:t>IPTW</w:t>
        </w:r>
      </w:ins>
      <w:del w:id="131" w:author="Alain A" w:date="2025-12-15T18:53:00Z">
        <w:r>
          <w:rPr>
            <w:sz w:val="20"/>
            <w:szCs w:val="20"/>
          </w:rPr>
          <w:delText>inverse probability of treatment weights</w:delText>
        </w:r>
      </w:del>
      <w:r>
        <w:rPr>
          <w:sz w:val="20"/>
          <w:szCs w:val="20"/>
        </w:rPr>
        <w:t xml:space="preserve"> to account for this informative censoring. </w:t>
      </w:r>
      <w:ins w:id="132" w:author="Alain A" w:date="2025-12-16T06:22:00Z">
        <w:r>
          <w:rPr>
            <w:sz w:val="20"/>
            <w:szCs w:val="20"/>
          </w:rPr>
          <w:t xml:space="preserve">For the estimation of the treatment weights, we will use the same covariates as for the primary outcome model, but using their time-varying values (where applicable). We account for two additional informative censoring events using inverse probability of censoring weights (IPCW) using the same (time-varying) covariates: The competing risk (non-COVID-deaths) and loss to follow-up (deregistered). As such, this estimates an elimination-of-events estimand, i.e., had no-one died of a non-COVID-related death and had no-one been lost to follow-up. In the competing events framework this relates to a controlled direct effect. We will discretize the person-time into monthly intervals and use pooled logistic regression - once without an interaction between time and treatment (to mirror proportional discrete-time hazards like in the ITT analysis using Cox) and once with an interaction between time and treatment to allow for more flexibility. To model the baseline hazard, we include follow-up time as linear and quadratic terms (month and month-squared) in the outcome model. We will use boostrapping to obtain 95% confidence intervals. For all weights we will calculate the stabilized version (whereby the numerator of the weights is the probability of receiving the treatment </w:t>
        </w:r>
        <w:r>
          <w:rPr>
            <w:sz w:val="20"/>
            <w:szCs w:val="20"/>
          </w:rPr>
          <w:lastRenderedPageBreak/>
          <w:t xml:space="preserve">that each individual actually received, given past treatment history [i.e. treatment and time variables, but no covariates]), multiply them and </w:t>
        </w:r>
        <w:del w:id="133" w:author="Alain A" w:date="2025-12-16T06:22:00Z">
          <w:r>
            <w:rPr>
              <w:sz w:val="20"/>
              <w:szCs w:val="20"/>
            </w:rPr>
            <w:delText xml:space="preserve"> </w:delText>
          </w:r>
        </w:del>
      </w:ins>
      <w:del w:id="134" w:author="Alain A" w:date="2025-12-16T06:22:00Z">
        <w:r>
          <w:rPr>
            <w:sz w:val="20"/>
            <w:szCs w:val="20"/>
          </w:rPr>
          <w:delText xml:space="preserve">In addition, we will censor people who are lost to follow up (deregistered), and use </w:delText>
        </w:r>
      </w:del>
      <w:ins w:id="135" w:author="Alain A" w:date="2025-12-16T06:24:00Z">
        <w:del w:id="136" w:author="Alain A" w:date="2025-12-16T06:22:00Z">
          <w:r>
            <w:rPr>
              <w:sz w:val="20"/>
              <w:szCs w:val="20"/>
            </w:rPr>
            <w:delText>IPCW</w:delText>
          </w:r>
        </w:del>
      </w:ins>
      <w:del w:id="137" w:author="Alain A" w:date="2025-12-16T06:22:00Z">
        <w:r>
          <w:rPr>
            <w:sz w:val="20"/>
            <w:szCs w:val="20"/>
          </w:rPr>
          <w:delText xml:space="preserve">inverse probability of censoring weights to account for this informative censoring. </w:delText>
        </w:r>
      </w:del>
      <w:ins w:id="138" w:author="Alain A" w:date="2025-12-02T11:24:00Z">
        <w:del w:id="139" w:author="Alain A" w:date="2025-12-16T06:22:00Z">
          <w:r>
            <w:rPr>
              <w:sz w:val="20"/>
              <w:szCs w:val="20"/>
            </w:rPr>
            <w:delText xml:space="preserve">We will use stabilized weights, multiply and </w:delText>
          </w:r>
        </w:del>
        <w:r>
          <w:rPr>
            <w:sz w:val="20"/>
            <w:szCs w:val="20"/>
          </w:rPr>
          <w:t>truncate them at the 1st and 99th percentile.</w:t>
        </w:r>
      </w:ins>
      <w:del w:id="140" w:author="Alain A" w:date="2025-12-02T11:24:00Z">
        <w:r>
          <w:rPr>
            <w:sz w:val="20"/>
            <w:szCs w:val="20"/>
          </w:rPr>
          <w:delText>We will use the same covariates as for the primary outcome model to estimate these weights but their time-varying version.</w:delText>
        </w:r>
      </w:del>
      <w:ins w:id="141" w:author="Alain A" w:date="2025-12-02T11:24:00Z">
        <w:r>
          <w:rPr>
            <w:sz w:val="20"/>
            <w:szCs w:val="20"/>
          </w:rPr>
          <w:t xml:space="preserve"> </w:t>
        </w:r>
      </w:ins>
    </w:p>
    <w:p w14:paraId="47BA3DA6" w14:textId="77777777" w:rsidR="002F02C0" w:rsidRDefault="00000000">
      <w:pPr>
        <w:pStyle w:val="Heading3"/>
        <w:keepNext w:val="0"/>
        <w:keepLines w:val="0"/>
      </w:pPr>
      <w:bookmarkStart w:id="142" w:name="_tonkylhyyaxv" w:colFirst="0" w:colLast="0"/>
      <w:bookmarkEnd w:id="142"/>
      <w:r>
        <w:t>Subgroup analyses</w:t>
      </w:r>
    </w:p>
    <w:p w14:paraId="4EDBDB5A" w14:textId="77777777" w:rsidR="002F02C0" w:rsidRDefault="00000000">
      <w:pPr>
        <w:rPr>
          <w:sz w:val="20"/>
          <w:szCs w:val="20"/>
        </w:rPr>
      </w:pPr>
      <w:r>
        <w:rPr>
          <w:color w:val="1A1A1A"/>
          <w:sz w:val="20"/>
          <w:szCs w:val="20"/>
        </w:rPr>
        <w:t xml:space="preserve">We will </w:t>
      </w:r>
      <w:r>
        <w:rPr>
          <w:sz w:val="20"/>
          <w:szCs w:val="20"/>
        </w:rPr>
        <w:t xml:space="preserve">estimate the treatment effect of the primary outcome in relevant subgroups: </w:t>
      </w:r>
    </w:p>
    <w:p w14:paraId="637AE190" w14:textId="77777777" w:rsidR="002F02C0" w:rsidRDefault="00000000">
      <w:pPr>
        <w:numPr>
          <w:ilvl w:val="0"/>
          <w:numId w:val="10"/>
        </w:numPr>
        <w:rPr>
          <w:sz w:val="20"/>
          <w:szCs w:val="20"/>
        </w:rPr>
      </w:pPr>
      <w:r>
        <w:rPr>
          <w:sz w:val="20"/>
          <w:szCs w:val="20"/>
        </w:rPr>
        <w:t>Age (below 60 vs 60 years and above)</w:t>
      </w:r>
    </w:p>
    <w:p w14:paraId="7C2C314B" w14:textId="77777777" w:rsidR="002F02C0" w:rsidRDefault="00000000">
      <w:pPr>
        <w:numPr>
          <w:ilvl w:val="0"/>
          <w:numId w:val="10"/>
        </w:numPr>
        <w:rPr>
          <w:sz w:val="20"/>
          <w:szCs w:val="20"/>
        </w:rPr>
      </w:pPr>
      <w:r>
        <w:rPr>
          <w:sz w:val="20"/>
          <w:szCs w:val="20"/>
        </w:rPr>
        <w:t>Sex (female vs male)</w:t>
      </w:r>
    </w:p>
    <w:p w14:paraId="466BFE3C" w14:textId="77777777" w:rsidR="002F02C0" w:rsidRDefault="00000000">
      <w:pPr>
        <w:numPr>
          <w:ilvl w:val="0"/>
          <w:numId w:val="10"/>
        </w:numPr>
        <w:rPr>
          <w:sz w:val="20"/>
          <w:szCs w:val="20"/>
        </w:rPr>
      </w:pPr>
      <w:r>
        <w:rPr>
          <w:sz w:val="20"/>
          <w:szCs w:val="20"/>
        </w:rPr>
        <w:t>Ethnicity (white versus non-white)</w:t>
      </w:r>
    </w:p>
    <w:p w14:paraId="38052488" w14:textId="77777777" w:rsidR="002F02C0" w:rsidRDefault="00000000">
      <w:pPr>
        <w:numPr>
          <w:ilvl w:val="0"/>
          <w:numId w:val="10"/>
        </w:numPr>
        <w:rPr>
          <w:sz w:val="20"/>
          <w:szCs w:val="20"/>
        </w:rPr>
      </w:pPr>
      <w:r>
        <w:rPr>
          <w:sz w:val="20"/>
          <w:szCs w:val="20"/>
        </w:rPr>
        <w:t>IMD (most deprived vs other)</w:t>
      </w:r>
    </w:p>
    <w:p w14:paraId="38573BFD" w14:textId="77777777" w:rsidR="002F02C0" w:rsidRDefault="00000000">
      <w:pPr>
        <w:numPr>
          <w:ilvl w:val="0"/>
          <w:numId w:val="10"/>
        </w:numPr>
        <w:rPr>
          <w:sz w:val="20"/>
          <w:szCs w:val="20"/>
        </w:rPr>
      </w:pPr>
      <w:r>
        <w:rPr>
          <w:sz w:val="20"/>
          <w:szCs w:val="20"/>
        </w:rPr>
        <w:t>Obesity (yes/no)</w:t>
      </w:r>
    </w:p>
    <w:p w14:paraId="05A536CD" w14:textId="77777777" w:rsidR="002F02C0" w:rsidRDefault="00000000">
      <w:pPr>
        <w:numPr>
          <w:ilvl w:val="0"/>
          <w:numId w:val="10"/>
        </w:numPr>
        <w:rPr>
          <w:sz w:val="20"/>
          <w:szCs w:val="20"/>
        </w:rPr>
      </w:pPr>
      <w:r>
        <w:rPr>
          <w:sz w:val="20"/>
          <w:szCs w:val="20"/>
        </w:rPr>
        <w:t>HbA1c (below 59 mmol/mol vs 59 mmol/mol and above)</w:t>
      </w:r>
    </w:p>
    <w:p w14:paraId="2E33FA71" w14:textId="77777777" w:rsidR="002F02C0" w:rsidRDefault="00000000">
      <w:pPr>
        <w:pStyle w:val="Heading3"/>
        <w:keepNext w:val="0"/>
        <w:keepLines w:val="0"/>
      </w:pPr>
      <w:bookmarkStart w:id="143" w:name="_hckx0yhkwgg1" w:colFirst="0" w:colLast="0"/>
      <w:bookmarkEnd w:id="143"/>
      <w:r>
        <w:rPr>
          <w:color w:val="000000"/>
        </w:rPr>
        <w:t>Sensitivity analyses</w:t>
      </w:r>
    </w:p>
    <w:p w14:paraId="1B1B7BB9" w14:textId="77777777" w:rsidR="002F02C0" w:rsidRDefault="00000000">
      <w:pPr>
        <w:jc w:val="both"/>
        <w:rPr>
          <w:sz w:val="20"/>
          <w:szCs w:val="20"/>
        </w:rPr>
      </w:pPr>
      <w:r>
        <w:rPr>
          <w:sz w:val="20"/>
          <w:szCs w:val="20"/>
        </w:rPr>
        <w:t>To investigate residual confounding of our primary analysis model, we use diabetes-related deaths as a positive control outcome and hospitalization due to bone fracture as a negative control outcome (see section Outcomes above).</w:t>
      </w:r>
    </w:p>
    <w:p w14:paraId="0866244E" w14:textId="77777777" w:rsidR="002F02C0" w:rsidRDefault="00000000">
      <w:pPr>
        <w:jc w:val="both"/>
        <w:rPr>
          <w:sz w:val="20"/>
          <w:szCs w:val="20"/>
        </w:rPr>
      </w:pPr>
      <w:r>
        <w:rPr>
          <w:sz w:val="20"/>
          <w:szCs w:val="20"/>
        </w:rPr>
        <w:t xml:space="preserve">We will also quantify and characterize the individuals excluded from analyses due to the landmark design. </w:t>
      </w:r>
    </w:p>
    <w:p w14:paraId="518B6B5F" w14:textId="77777777" w:rsidR="002F02C0" w:rsidRDefault="002F02C0">
      <w:pPr>
        <w:jc w:val="both"/>
        <w:rPr>
          <w:sz w:val="20"/>
          <w:szCs w:val="20"/>
        </w:rPr>
      </w:pPr>
    </w:p>
    <w:p w14:paraId="6CA30DB3" w14:textId="77777777" w:rsidR="002F02C0" w:rsidRDefault="00000000">
      <w:pPr>
        <w:pStyle w:val="Heading2"/>
        <w:rPr>
          <w:sz w:val="26"/>
          <w:szCs w:val="26"/>
        </w:rPr>
      </w:pPr>
      <w:bookmarkStart w:id="144" w:name="_rgdpl720zkri" w:colFirst="0" w:colLast="0"/>
      <w:bookmarkEnd w:id="144"/>
      <w:r>
        <w:rPr>
          <w:sz w:val="26"/>
          <w:szCs w:val="26"/>
        </w:rPr>
        <w:t>Definition of all variables</w:t>
      </w:r>
    </w:p>
    <w:p w14:paraId="46518556" w14:textId="77777777" w:rsidR="002F02C0" w:rsidRDefault="00000000">
      <w:pPr>
        <w:rPr>
          <w:sz w:val="20"/>
          <w:szCs w:val="20"/>
        </w:rPr>
      </w:pPr>
      <w:r>
        <w:rPr>
          <w:sz w:val="20"/>
          <w:szCs w:val="20"/>
        </w:rPr>
        <w:t xml:space="preserve">Below we outline the details of all variables used in this study, including their codelists. </w:t>
      </w:r>
    </w:p>
    <w:p w14:paraId="40751114" w14:textId="77777777" w:rsidR="002F02C0" w:rsidRDefault="002F02C0">
      <w:pPr>
        <w:rPr>
          <w:sz w:val="20"/>
          <w:szCs w:val="20"/>
        </w:rPr>
      </w:pPr>
    </w:p>
    <w:p w14:paraId="661D0820" w14:textId="77777777" w:rsidR="002F02C0" w:rsidRDefault="00000000">
      <w:pPr>
        <w:rPr>
          <w:sz w:val="20"/>
          <w:szCs w:val="20"/>
        </w:rPr>
      </w:pPr>
      <w:hyperlink w:anchor="_8xndjqjwl0r1">
        <w:r>
          <w:rPr>
            <w:color w:val="1155CC"/>
            <w:sz w:val="20"/>
            <w:szCs w:val="20"/>
            <w:u w:val="single"/>
          </w:rPr>
          <w:t>Table 1</w:t>
        </w:r>
      </w:hyperlink>
      <w:r>
        <w:rPr>
          <w:sz w:val="20"/>
          <w:szCs w:val="20"/>
        </w:rPr>
        <w:t>:</w:t>
      </w:r>
      <w:r>
        <w:rPr>
          <w:b/>
          <w:bCs/>
          <w:sz w:val="20"/>
          <w:szCs w:val="20"/>
        </w:rPr>
        <w:t xml:space="preserve"> </w:t>
      </w:r>
      <w:r>
        <w:rPr>
          <w:sz w:val="20"/>
          <w:szCs w:val="20"/>
        </w:rPr>
        <w:t>Eligibility variables</w:t>
      </w:r>
    </w:p>
    <w:p w14:paraId="02CDA7FE" w14:textId="77777777" w:rsidR="002F02C0" w:rsidRDefault="00000000">
      <w:pPr>
        <w:rPr>
          <w:b/>
          <w:bCs/>
          <w:sz w:val="20"/>
          <w:szCs w:val="20"/>
        </w:rPr>
      </w:pPr>
      <w:hyperlink w:anchor="_p1f3vb2jjigu">
        <w:r>
          <w:rPr>
            <w:color w:val="1155CC"/>
            <w:sz w:val="20"/>
            <w:szCs w:val="20"/>
            <w:u w:val="single"/>
          </w:rPr>
          <w:t>Table 2</w:t>
        </w:r>
      </w:hyperlink>
      <w:r>
        <w:rPr>
          <w:sz w:val="20"/>
          <w:szCs w:val="20"/>
        </w:rPr>
        <w:t>: Data completeness and quality assurance variables</w:t>
      </w:r>
    </w:p>
    <w:p w14:paraId="26B2721F" w14:textId="77777777" w:rsidR="002F02C0" w:rsidRDefault="00000000">
      <w:pPr>
        <w:rPr>
          <w:sz w:val="20"/>
          <w:szCs w:val="20"/>
        </w:rPr>
      </w:pPr>
      <w:hyperlink w:anchor="_j5gdramnobzx">
        <w:r>
          <w:rPr>
            <w:color w:val="1155CC"/>
            <w:sz w:val="20"/>
            <w:szCs w:val="20"/>
            <w:u w:val="single"/>
          </w:rPr>
          <w:t>Table 3</w:t>
        </w:r>
      </w:hyperlink>
      <w:r>
        <w:rPr>
          <w:sz w:val="20"/>
          <w:szCs w:val="20"/>
        </w:rPr>
        <w:t>: Exposure/treatment variables</w:t>
      </w:r>
    </w:p>
    <w:p w14:paraId="26D0E79B" w14:textId="77777777" w:rsidR="002F02C0" w:rsidRDefault="00000000">
      <w:pPr>
        <w:rPr>
          <w:sz w:val="20"/>
          <w:szCs w:val="20"/>
        </w:rPr>
      </w:pPr>
      <w:hyperlink w:anchor="_73wvl4vaqzej">
        <w:r>
          <w:rPr>
            <w:color w:val="1155CC"/>
            <w:sz w:val="20"/>
            <w:szCs w:val="20"/>
            <w:u w:val="single"/>
          </w:rPr>
          <w:t>Table 4</w:t>
        </w:r>
      </w:hyperlink>
      <w:r>
        <w:rPr>
          <w:sz w:val="20"/>
          <w:szCs w:val="20"/>
        </w:rPr>
        <w:t>: Outcome variables</w:t>
      </w:r>
    </w:p>
    <w:p w14:paraId="3751F5B5" w14:textId="77777777" w:rsidR="002F02C0" w:rsidRDefault="00000000">
      <w:pPr>
        <w:rPr>
          <w:sz w:val="20"/>
          <w:szCs w:val="20"/>
        </w:rPr>
      </w:pPr>
      <w:hyperlink w:anchor="_pi9b0i6f4gmj">
        <w:r>
          <w:rPr>
            <w:color w:val="1155CC"/>
            <w:sz w:val="20"/>
            <w:szCs w:val="20"/>
            <w:u w:val="single"/>
          </w:rPr>
          <w:t>Table 5</w:t>
        </w:r>
      </w:hyperlink>
      <w:r>
        <w:rPr>
          <w:sz w:val="20"/>
          <w:szCs w:val="20"/>
        </w:rPr>
        <w:t>: Covariates/Confounders</w:t>
      </w:r>
    </w:p>
    <w:p w14:paraId="5E4BF6C5" w14:textId="77777777" w:rsidR="002F02C0" w:rsidRDefault="002F02C0">
      <w:pPr>
        <w:sectPr w:rsidR="002F02C0">
          <w:pgSz w:w="11909" w:h="16834"/>
          <w:pgMar w:top="1440" w:right="1440" w:bottom="1440" w:left="1440" w:header="720" w:footer="720" w:gutter="0"/>
          <w:pgNumType w:start="1"/>
          <w:cols w:space="720"/>
        </w:sectPr>
      </w:pPr>
    </w:p>
    <w:p w14:paraId="2346D17D" w14:textId="77777777" w:rsidR="002F02C0" w:rsidRDefault="00000000">
      <w:pPr>
        <w:pStyle w:val="Heading3"/>
        <w:spacing w:line="276" w:lineRule="auto"/>
        <w:rPr>
          <w:color w:val="000000"/>
          <w:sz w:val="24"/>
          <w:szCs w:val="24"/>
        </w:rPr>
      </w:pPr>
      <w:bookmarkStart w:id="145" w:name="_8xndjqjwl0r1" w:colFirst="0" w:colLast="0"/>
      <w:bookmarkEnd w:id="145"/>
      <w:r>
        <w:rPr>
          <w:color w:val="000000"/>
          <w:sz w:val="22"/>
          <w:szCs w:val="22"/>
        </w:rPr>
        <w:lastRenderedPageBreak/>
        <w:t xml:space="preserve">Table 1. Eligibility variables </w:t>
      </w:r>
    </w:p>
    <w:tbl>
      <w:tblPr>
        <w:tblStyle w:val="a0"/>
        <w:tblW w:w="15120" w:type="dxa"/>
        <w:tblInd w:w="-5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25"/>
        <w:gridCol w:w="2175"/>
        <w:gridCol w:w="765"/>
        <w:gridCol w:w="795"/>
        <w:gridCol w:w="6165"/>
        <w:gridCol w:w="2895"/>
      </w:tblGrid>
      <w:tr w:rsidR="002F02C0" w14:paraId="0A3D8D92" w14:textId="77777777">
        <w:trPr>
          <w:trHeight w:val="240"/>
        </w:trPr>
        <w:tc>
          <w:tcPr>
            <w:tcW w:w="232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6EDF6DCB" w14:textId="77777777" w:rsidR="002F02C0" w:rsidRDefault="00000000">
            <w:pPr>
              <w:rPr>
                <w:b/>
                <w:bCs/>
                <w:sz w:val="18"/>
                <w:szCs w:val="18"/>
              </w:rPr>
            </w:pPr>
            <w:r>
              <w:rPr>
                <w:b/>
                <w:bCs/>
                <w:sz w:val="18"/>
                <w:szCs w:val="18"/>
              </w:rPr>
              <w:t>Variable</w:t>
            </w:r>
          </w:p>
        </w:tc>
        <w:tc>
          <w:tcPr>
            <w:tcW w:w="217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C83E63B" w14:textId="77777777" w:rsidR="002F02C0" w:rsidRDefault="00000000">
            <w:pPr>
              <w:rPr>
                <w:b/>
                <w:bCs/>
                <w:sz w:val="18"/>
                <w:szCs w:val="18"/>
              </w:rPr>
            </w:pPr>
            <w:r>
              <w:rPr>
                <w:b/>
                <w:bCs/>
                <w:sz w:val="18"/>
                <w:szCs w:val="18"/>
              </w:rPr>
              <w:t>Name</w:t>
            </w:r>
          </w:p>
        </w:tc>
        <w:tc>
          <w:tcPr>
            <w:tcW w:w="7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B24250C" w14:textId="77777777" w:rsidR="002F02C0" w:rsidRDefault="00000000">
            <w:pPr>
              <w:rPr>
                <w:b/>
                <w:bCs/>
                <w:sz w:val="18"/>
                <w:szCs w:val="18"/>
              </w:rPr>
            </w:pPr>
            <w:r>
              <w:rPr>
                <w:b/>
                <w:bCs/>
                <w:sz w:val="18"/>
                <w:szCs w:val="18"/>
              </w:rPr>
              <w:t>Type</w:t>
            </w:r>
          </w:p>
        </w:tc>
        <w:tc>
          <w:tcPr>
            <w:tcW w:w="79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4AE1F5D" w14:textId="77777777" w:rsidR="002F02C0" w:rsidRDefault="00000000">
            <w:pPr>
              <w:rPr>
                <w:b/>
                <w:bCs/>
                <w:sz w:val="18"/>
                <w:szCs w:val="18"/>
              </w:rPr>
            </w:pPr>
            <w:r>
              <w:rPr>
                <w:b/>
                <w:bCs/>
                <w:sz w:val="18"/>
                <w:szCs w:val="18"/>
              </w:rPr>
              <w:t>Definition</w:t>
            </w:r>
          </w:p>
        </w:tc>
        <w:tc>
          <w:tcPr>
            <w:tcW w:w="61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6F6231A" w14:textId="77777777" w:rsidR="002F02C0" w:rsidRDefault="00000000">
            <w:pPr>
              <w:spacing w:line="240" w:lineRule="auto"/>
              <w:rPr>
                <w:b/>
                <w:bCs/>
                <w:i/>
                <w:iCs/>
                <w:sz w:val="18"/>
                <w:szCs w:val="18"/>
              </w:rPr>
            </w:pPr>
            <w:r>
              <w:rPr>
                <w:b/>
                <w:bCs/>
                <w:sz w:val="18"/>
                <w:szCs w:val="18"/>
              </w:rPr>
              <w:t>Data sources</w:t>
            </w:r>
            <w:r>
              <w:rPr>
                <w:b/>
                <w:bCs/>
                <w:i/>
                <w:iCs/>
                <w:sz w:val="18"/>
                <w:szCs w:val="18"/>
              </w:rPr>
              <w:t xml:space="preserve"> (</w:t>
            </w:r>
            <w:hyperlink r:id="rId20" w:anchor="tpp-schema">
              <w:r>
                <w:rPr>
                  <w:b/>
                  <w:bCs/>
                  <w:i/>
                  <w:iCs/>
                  <w:color w:val="1155CC"/>
                  <w:sz w:val="18"/>
                  <w:szCs w:val="18"/>
                  <w:u w:val="single"/>
                </w:rPr>
                <w:t>tpp</w:t>
              </w:r>
            </w:hyperlink>
            <w:hyperlink r:id="rId21" w:anchor="tpp-schema">
              <w:r>
                <w:rPr>
                  <w:b/>
                  <w:bCs/>
                  <w:i/>
                  <w:iCs/>
                  <w:color w:val="1155CC"/>
                  <w:sz w:val="18"/>
                  <w:szCs w:val="18"/>
                  <w:u w:val="single"/>
                </w:rPr>
                <w:t xml:space="preserve"> schema</w:t>
              </w:r>
            </w:hyperlink>
            <w:r>
              <w:rPr>
                <w:b/>
                <w:bCs/>
                <w:i/>
                <w:iCs/>
                <w:sz w:val="18"/>
                <w:szCs w:val="18"/>
              </w:rPr>
              <w:t xml:space="preserve"> in brackets)</w:t>
            </w:r>
          </w:p>
        </w:tc>
        <w:tc>
          <w:tcPr>
            <w:tcW w:w="289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BAD8113" w14:textId="77777777" w:rsidR="002F02C0" w:rsidRDefault="00000000">
            <w:pPr>
              <w:rPr>
                <w:b/>
                <w:bCs/>
                <w:sz w:val="18"/>
                <w:szCs w:val="18"/>
              </w:rPr>
            </w:pPr>
            <w:r>
              <w:rPr>
                <w:b/>
                <w:bCs/>
                <w:sz w:val="18"/>
                <w:szCs w:val="18"/>
              </w:rPr>
              <w:t>Notes</w:t>
            </w:r>
          </w:p>
        </w:tc>
      </w:tr>
      <w:tr w:rsidR="002F02C0" w14:paraId="66727B1A" w14:textId="77777777">
        <w:trPr>
          <w:trHeight w:val="3120"/>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6CE171" w14:textId="77777777" w:rsidR="002F02C0" w:rsidRDefault="00000000">
            <w:pPr>
              <w:spacing w:line="240" w:lineRule="auto"/>
              <w:rPr>
                <w:color w:val="C00000"/>
                <w:sz w:val="14"/>
                <w:szCs w:val="14"/>
              </w:rPr>
            </w:pPr>
            <w:r>
              <w:rPr>
                <w:sz w:val="18"/>
                <w:szCs w:val="18"/>
              </w:rPr>
              <w:t>New type 2 diabetes mellitus (T2DM) diagnosis</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11B039" w14:textId="77777777" w:rsidR="002F02C0" w:rsidRDefault="00000000">
            <w:pPr>
              <w:spacing w:line="240" w:lineRule="auto"/>
              <w:rPr>
                <w:sz w:val="18"/>
                <w:szCs w:val="18"/>
              </w:rPr>
            </w:pPr>
            <w:r>
              <w:rPr>
                <w:sz w:val="18"/>
                <w:szCs w:val="18"/>
              </w:rPr>
              <w:t>elig_date_t2dm</w:t>
            </w:r>
          </w:p>
          <w:p w14:paraId="23A2646F" w14:textId="77777777" w:rsidR="002F02C0" w:rsidRDefault="002F02C0">
            <w:pPr>
              <w:spacing w:line="240" w:lineRule="auto"/>
              <w:rPr>
                <w:sz w:val="18"/>
                <w:szCs w:val="18"/>
              </w:rPr>
            </w:pPr>
          </w:p>
          <w:p w14:paraId="27F3B51E" w14:textId="77777777" w:rsidR="002F02C0" w:rsidRDefault="002F02C0">
            <w:pPr>
              <w:spacing w:line="240" w:lineRule="auto"/>
              <w:rPr>
                <w:sz w:val="18"/>
                <w:szCs w:val="18"/>
              </w:rPr>
            </w:pPr>
          </w:p>
          <w:p w14:paraId="4B77FB9E" w14:textId="77777777" w:rsidR="002F02C0" w:rsidRDefault="002F02C0">
            <w:pPr>
              <w:spacing w:line="240" w:lineRule="auto"/>
              <w:rPr>
                <w:sz w:val="18"/>
                <w:szCs w:val="18"/>
              </w:rPr>
            </w:pPr>
          </w:p>
        </w:tc>
        <w:tc>
          <w:tcPr>
            <w:tcW w:w="765" w:type="dxa"/>
            <w:tcBorders>
              <w:bottom w:val="single" w:sz="8" w:space="0" w:color="000000"/>
              <w:right w:val="single" w:sz="8" w:space="0" w:color="000000"/>
            </w:tcBorders>
            <w:tcMar>
              <w:top w:w="0" w:type="dxa"/>
              <w:left w:w="100" w:type="dxa"/>
              <w:bottom w:w="0" w:type="dxa"/>
              <w:right w:w="100" w:type="dxa"/>
            </w:tcMar>
          </w:tcPr>
          <w:p w14:paraId="54FCAD52" w14:textId="77777777" w:rsidR="002F02C0" w:rsidRDefault="00000000">
            <w:pPr>
              <w:spacing w:line="240" w:lineRule="auto"/>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7C920338" w14:textId="77777777" w:rsidR="002F02C0" w:rsidRDefault="00000000">
            <w:pPr>
              <w:rPr>
                <w:sz w:val="18"/>
                <w:szCs w:val="18"/>
              </w:rPr>
            </w:pPr>
            <w:r>
              <w:rPr>
                <w:sz w:val="18"/>
                <w:szCs w:val="18"/>
              </w:rPr>
              <w:t>Date</w:t>
            </w:r>
          </w:p>
          <w:p w14:paraId="089272C8" w14:textId="77777777" w:rsidR="002F02C0" w:rsidRDefault="00000000">
            <w:pPr>
              <w:spacing w:line="240" w:lineRule="auto"/>
              <w:rPr>
                <w:sz w:val="18"/>
                <w:szCs w:val="18"/>
              </w:rPr>
            </w:pPr>
            <w:r>
              <w:rPr>
                <w:sz w:val="18"/>
                <w:szCs w:val="18"/>
              </w:rPr>
              <w:t xml:space="preserve"> </w:t>
            </w:r>
          </w:p>
          <w:p w14:paraId="754A2AA9" w14:textId="77777777" w:rsidR="002F02C0" w:rsidRDefault="00000000">
            <w:pPr>
              <w:spacing w:line="240" w:lineRule="auto"/>
              <w:rPr>
                <w:sz w:val="18"/>
                <w:szCs w:val="18"/>
              </w:rPr>
            </w:pPr>
            <w:r>
              <w:rPr>
                <w:sz w:val="18"/>
                <w:szCs w:val="18"/>
              </w:rPr>
              <w:t xml:space="preserve"> </w:t>
            </w:r>
          </w:p>
        </w:tc>
        <w:tc>
          <w:tcPr>
            <w:tcW w:w="6165" w:type="dxa"/>
            <w:tcBorders>
              <w:bottom w:val="single" w:sz="8" w:space="0" w:color="000000"/>
              <w:right w:val="single" w:sz="8" w:space="0" w:color="000000"/>
            </w:tcBorders>
            <w:tcMar>
              <w:top w:w="0" w:type="dxa"/>
              <w:left w:w="100" w:type="dxa"/>
              <w:bottom w:w="0" w:type="dxa"/>
              <w:right w:w="100" w:type="dxa"/>
            </w:tcMar>
          </w:tcPr>
          <w:p w14:paraId="39538497" w14:textId="77777777" w:rsidR="002F02C0" w:rsidRDefault="00000000">
            <w:pPr>
              <w:spacing w:line="240" w:lineRule="auto"/>
              <w:rPr>
                <w:i/>
                <w:iCs/>
                <w:sz w:val="18"/>
                <w:szCs w:val="18"/>
              </w:rPr>
            </w:pPr>
            <w:r>
              <w:rPr>
                <w:sz w:val="18"/>
                <w:szCs w:val="18"/>
              </w:rPr>
              <w:t>1)     Primary care: Diagnoses</w:t>
            </w:r>
            <w:r>
              <w:rPr>
                <w:i/>
                <w:iCs/>
                <w:sz w:val="18"/>
                <w:szCs w:val="18"/>
              </w:rPr>
              <w:t xml:space="preserve"> (clinical_events): </w:t>
            </w:r>
          </w:p>
          <w:p w14:paraId="54125D9C" w14:textId="77777777" w:rsidR="002F02C0" w:rsidRPr="00947212" w:rsidRDefault="00000000">
            <w:pPr>
              <w:spacing w:line="240" w:lineRule="auto"/>
              <w:rPr>
                <w:sz w:val="18"/>
                <w:szCs w:val="18"/>
                <w:lang w:val="fr-CH"/>
              </w:rPr>
            </w:pPr>
            <w:r w:rsidRPr="00947212">
              <w:rPr>
                <w:sz w:val="18"/>
                <w:szCs w:val="18"/>
                <w:lang w:val="fr-CH"/>
              </w:rPr>
              <w:t xml:space="preserve">-        </w:t>
            </w:r>
            <w:hyperlink r:id="rId22">
              <w:r w:rsidRPr="00947212">
                <w:rPr>
                  <w:color w:val="1155CC"/>
                  <w:sz w:val="18"/>
                  <w:szCs w:val="18"/>
                  <w:u w:val="single"/>
                  <w:lang w:val="fr-CH"/>
                </w:rPr>
                <w:t>diabetes_type1_ctv3_clinical</w:t>
              </w:r>
            </w:hyperlink>
            <w:r w:rsidRPr="00947212">
              <w:rPr>
                <w:sz w:val="18"/>
                <w:szCs w:val="18"/>
                <w:lang w:val="fr-CH"/>
              </w:rPr>
              <w:t xml:space="preserve"> </w:t>
            </w:r>
          </w:p>
          <w:p w14:paraId="5F9E11D2" w14:textId="77777777" w:rsidR="002F02C0" w:rsidRPr="00947212" w:rsidRDefault="00000000">
            <w:pPr>
              <w:spacing w:line="240" w:lineRule="auto"/>
              <w:rPr>
                <w:sz w:val="18"/>
                <w:szCs w:val="18"/>
                <w:lang w:val="fr-CH"/>
              </w:rPr>
            </w:pPr>
            <w:r w:rsidRPr="00947212">
              <w:rPr>
                <w:sz w:val="18"/>
                <w:szCs w:val="18"/>
                <w:lang w:val="fr-CH"/>
              </w:rPr>
              <w:t xml:space="preserve">-        </w:t>
            </w:r>
            <w:hyperlink r:id="rId23">
              <w:r w:rsidRPr="00947212">
                <w:rPr>
                  <w:color w:val="1155CC"/>
                  <w:sz w:val="18"/>
                  <w:szCs w:val="18"/>
                  <w:u w:val="single"/>
                  <w:lang w:val="fr-CH"/>
                </w:rPr>
                <w:t xml:space="preserve">diabetes_type2_ctv3_clinical </w:t>
              </w:r>
            </w:hyperlink>
          </w:p>
          <w:p w14:paraId="4E1E918F" w14:textId="77777777" w:rsidR="002F02C0" w:rsidRPr="00947212" w:rsidRDefault="00000000">
            <w:pPr>
              <w:spacing w:line="240" w:lineRule="auto"/>
              <w:rPr>
                <w:sz w:val="18"/>
                <w:szCs w:val="18"/>
                <w:lang w:val="fr-CH"/>
              </w:rPr>
            </w:pPr>
            <w:r w:rsidRPr="00947212">
              <w:rPr>
                <w:sz w:val="18"/>
                <w:szCs w:val="18"/>
                <w:lang w:val="fr-CH"/>
              </w:rPr>
              <w:t xml:space="preserve">-        </w:t>
            </w:r>
            <w:hyperlink r:id="rId24">
              <w:r w:rsidRPr="00947212">
                <w:rPr>
                  <w:color w:val="1155CC"/>
                  <w:sz w:val="18"/>
                  <w:szCs w:val="18"/>
                  <w:u w:val="single"/>
                  <w:lang w:val="fr-CH"/>
                </w:rPr>
                <w:t xml:space="preserve">diabetes_other_ctv3_clinical </w:t>
              </w:r>
            </w:hyperlink>
          </w:p>
          <w:p w14:paraId="05C306DA" w14:textId="77777777" w:rsidR="002F02C0" w:rsidRPr="00947212" w:rsidRDefault="00000000">
            <w:pPr>
              <w:spacing w:line="240" w:lineRule="auto"/>
              <w:rPr>
                <w:sz w:val="18"/>
                <w:szCs w:val="18"/>
                <w:lang w:val="fr-CH"/>
              </w:rPr>
            </w:pPr>
            <w:r w:rsidRPr="00947212">
              <w:rPr>
                <w:sz w:val="18"/>
                <w:szCs w:val="18"/>
                <w:lang w:val="fr-CH"/>
              </w:rPr>
              <w:t xml:space="preserve">-        </w:t>
            </w:r>
            <w:hyperlink r:id="rId25">
              <w:r w:rsidRPr="00947212">
                <w:rPr>
                  <w:color w:val="1155CC"/>
                  <w:sz w:val="18"/>
                  <w:szCs w:val="18"/>
                  <w:u w:val="single"/>
                  <w:lang w:val="fr-CH"/>
                </w:rPr>
                <w:t>diabetes_gestational_ctv3_clinical</w:t>
              </w:r>
            </w:hyperlink>
            <w:r w:rsidRPr="00947212">
              <w:rPr>
                <w:sz w:val="18"/>
                <w:szCs w:val="18"/>
                <w:lang w:val="fr-CH"/>
              </w:rPr>
              <w:t xml:space="preserve"> </w:t>
            </w:r>
          </w:p>
          <w:p w14:paraId="25EA7BE4" w14:textId="77777777" w:rsidR="002F02C0" w:rsidRPr="00947212" w:rsidRDefault="00000000">
            <w:pPr>
              <w:spacing w:line="240" w:lineRule="auto"/>
              <w:rPr>
                <w:sz w:val="18"/>
                <w:szCs w:val="18"/>
                <w:lang w:val="fr-CH"/>
              </w:rPr>
            </w:pPr>
            <w:r w:rsidRPr="00947212">
              <w:rPr>
                <w:sz w:val="18"/>
                <w:szCs w:val="18"/>
                <w:lang w:val="fr-CH"/>
              </w:rPr>
              <w:t xml:space="preserve">-        </w:t>
            </w:r>
            <w:hyperlink r:id="rId26">
              <w:r w:rsidRPr="00947212">
                <w:rPr>
                  <w:color w:val="1155CC"/>
                  <w:sz w:val="18"/>
                  <w:szCs w:val="18"/>
                  <w:u w:val="single"/>
                  <w:lang w:val="fr-CH"/>
                </w:rPr>
                <w:t>diabetes_diagnostic_ctv3_clinical</w:t>
              </w:r>
            </w:hyperlink>
            <w:r w:rsidRPr="00947212">
              <w:rPr>
                <w:sz w:val="18"/>
                <w:szCs w:val="18"/>
                <w:lang w:val="fr-CH"/>
              </w:rPr>
              <w:t xml:space="preserve"> </w:t>
            </w:r>
          </w:p>
          <w:p w14:paraId="2F9F9120" w14:textId="77777777" w:rsidR="002F02C0" w:rsidRPr="00947212" w:rsidRDefault="00000000">
            <w:pPr>
              <w:spacing w:line="240" w:lineRule="auto"/>
              <w:rPr>
                <w:del w:id="146" w:author="Alain A" w:date="2025-12-16T12:05:00Z"/>
                <w:sz w:val="18"/>
                <w:szCs w:val="18"/>
                <w:lang w:val="fr-CH"/>
              </w:rPr>
            </w:pPr>
            <w:del w:id="147" w:author="Alain A" w:date="2025-12-16T12:05:00Z">
              <w:r w:rsidRPr="00947212">
                <w:rPr>
                  <w:sz w:val="18"/>
                  <w:szCs w:val="18"/>
                  <w:lang w:val="fr-CH"/>
                </w:rPr>
                <w:delText xml:space="preserve">-        </w:delText>
              </w:r>
              <w:r>
                <w:fldChar w:fldCharType="begin"/>
              </w:r>
              <w:r w:rsidRPr="00947212">
                <w:rPr>
                  <w:lang w:val="fr-CH"/>
                </w:rPr>
                <w:delInstrText>HYPERLINK "https://www.opencodelists.org/codelist/user/alainamstutz/hba1c-bristol/7482c0c7/"</w:delInstrText>
              </w:r>
              <w:r>
                <w:fldChar w:fldCharType="separate"/>
              </w:r>
              <w:r w:rsidRPr="00947212">
                <w:rPr>
                  <w:color w:val="1155CC"/>
                  <w:sz w:val="18"/>
                  <w:szCs w:val="18"/>
                  <w:u w:val="single"/>
                  <w:lang w:val="fr-CH"/>
                </w:rPr>
                <w:delText>hba1c_new_codes</w:delText>
              </w:r>
              <w:r>
                <w:fldChar w:fldCharType="end"/>
              </w:r>
            </w:del>
          </w:p>
          <w:p w14:paraId="178F546A" w14:textId="77777777" w:rsidR="002F02C0" w:rsidRPr="00947212" w:rsidRDefault="00000000">
            <w:pPr>
              <w:spacing w:line="240" w:lineRule="auto"/>
              <w:rPr>
                <w:sz w:val="18"/>
                <w:szCs w:val="18"/>
                <w:lang w:val="fr-CH"/>
              </w:rPr>
            </w:pPr>
            <w:del w:id="148" w:author="Alain A" w:date="2025-12-16T12:05:00Z">
              <w:r w:rsidRPr="00947212">
                <w:rPr>
                  <w:sz w:val="18"/>
                  <w:szCs w:val="18"/>
                  <w:lang w:val="fr-CH"/>
                </w:rPr>
                <w:delText>- https://www.opencodelists.org/codelist/opensafely/glycated-haemoglobin-hba1c-tests-numerical-value/5134e926/</w:delText>
              </w:r>
            </w:del>
          </w:p>
          <w:p w14:paraId="70A62D8A" w14:textId="77777777" w:rsidR="002F02C0" w:rsidRPr="00947212" w:rsidRDefault="002F02C0">
            <w:pPr>
              <w:spacing w:line="240" w:lineRule="auto"/>
              <w:rPr>
                <w:sz w:val="18"/>
                <w:szCs w:val="18"/>
                <w:lang w:val="fr-CH"/>
              </w:rPr>
            </w:pPr>
          </w:p>
          <w:p w14:paraId="322DE877" w14:textId="77777777" w:rsidR="002F02C0" w:rsidRDefault="00000000">
            <w:pPr>
              <w:spacing w:line="240" w:lineRule="auto"/>
              <w:rPr>
                <w:i/>
                <w:iCs/>
                <w:sz w:val="18"/>
                <w:szCs w:val="18"/>
              </w:rPr>
            </w:pPr>
            <w:r>
              <w:rPr>
                <w:sz w:val="18"/>
                <w:szCs w:val="18"/>
              </w:rPr>
              <w:t>2)     Primary care: Drugs</w:t>
            </w:r>
            <w:r>
              <w:rPr>
                <w:i/>
                <w:iCs/>
                <w:sz w:val="18"/>
                <w:szCs w:val="18"/>
              </w:rPr>
              <w:t xml:space="preserve"> (medications):</w:t>
            </w:r>
          </w:p>
          <w:p w14:paraId="263BF546" w14:textId="77777777" w:rsidR="002F02C0" w:rsidRDefault="00000000">
            <w:pPr>
              <w:spacing w:line="240" w:lineRule="auto"/>
              <w:rPr>
                <w:sz w:val="18"/>
                <w:szCs w:val="18"/>
              </w:rPr>
            </w:pPr>
            <w:r>
              <w:rPr>
                <w:sz w:val="18"/>
                <w:szCs w:val="18"/>
              </w:rPr>
              <w:t xml:space="preserve">-        </w:t>
            </w:r>
            <w:hyperlink r:id="rId27">
              <w:r>
                <w:rPr>
                  <w:color w:val="1155CC"/>
                  <w:sz w:val="18"/>
                  <w:szCs w:val="18"/>
                  <w:u w:val="single"/>
                </w:rPr>
                <w:t>insulin_dmd</w:t>
              </w:r>
            </w:hyperlink>
          </w:p>
          <w:p w14:paraId="653D4250" w14:textId="77777777" w:rsidR="002F02C0" w:rsidRDefault="00000000">
            <w:pPr>
              <w:spacing w:line="240" w:lineRule="auto"/>
              <w:rPr>
                <w:sz w:val="18"/>
                <w:szCs w:val="18"/>
              </w:rPr>
            </w:pPr>
            <w:r>
              <w:rPr>
                <w:sz w:val="18"/>
                <w:szCs w:val="18"/>
              </w:rPr>
              <w:t xml:space="preserve">-        </w:t>
            </w:r>
            <w:hyperlink r:id="rId28">
              <w:r>
                <w:rPr>
                  <w:color w:val="1155CC"/>
                  <w:sz w:val="18"/>
                  <w:szCs w:val="18"/>
                  <w:u w:val="single"/>
                </w:rPr>
                <w:t>antidiabetic_drugs_snomed_clinical</w:t>
              </w:r>
            </w:hyperlink>
          </w:p>
          <w:p w14:paraId="7A25E6A1" w14:textId="77777777" w:rsidR="002F02C0" w:rsidRDefault="00000000">
            <w:pPr>
              <w:spacing w:line="240" w:lineRule="auto"/>
              <w:rPr>
                <w:sz w:val="18"/>
                <w:szCs w:val="18"/>
              </w:rPr>
            </w:pPr>
            <w:r>
              <w:rPr>
                <w:sz w:val="18"/>
                <w:szCs w:val="18"/>
              </w:rPr>
              <w:t xml:space="preserve">-        </w:t>
            </w:r>
            <w:del w:id="149" w:author="Alain A" w:date="2025-12-16T12:08:00Z">
              <w:r>
                <w:fldChar w:fldCharType="begin"/>
              </w:r>
              <w:r>
                <w:delInstrText xml:space="preserve"> HYPERLINK "https://www.opencodelists.org/codelist/user/r_denholm/non-metformin-antidiabetic-drugs_bristol/7207eb58/" </w:delInstrText>
              </w:r>
              <w:r>
                <w:fldChar w:fldCharType="separate"/>
              </w:r>
              <w:r>
                <w:rPr>
                  <w:color w:val="1155CC"/>
                  <w:sz w:val="18"/>
                  <w:szCs w:val="18"/>
                  <w:u w:val="single"/>
                </w:rPr>
                <w:delText>non_metformin_dmd</w:delText>
              </w:r>
              <w:r>
                <w:fldChar w:fldCharType="end"/>
              </w:r>
            </w:del>
            <w:ins w:id="150" w:author="Alain A" w:date="2025-12-16T12:08:00Z">
              <w:r>
                <w:fldChar w:fldCharType="begin"/>
              </w:r>
              <w:r>
                <w:instrText xml:space="preserve"> HYPERLINK "https://www.opencodelists.org/codelist/user/alainamstutz/non-metformin-oral-antidiabetic/0641be78/" </w:instrText>
              </w:r>
              <w:r>
                <w:fldChar w:fldCharType="separate"/>
              </w:r>
              <w:r>
                <w:rPr>
                  <w:color w:val="1155CC"/>
                  <w:sz w:val="18"/>
                  <w:szCs w:val="18"/>
                  <w:u w:val="single"/>
                </w:rPr>
                <w:t>non_metformin_dmd</w:t>
              </w:r>
              <w:r>
                <w:fldChar w:fldCharType="end"/>
              </w:r>
            </w:ins>
          </w:p>
          <w:p w14:paraId="1B0D9A16" w14:textId="77777777" w:rsidR="002F02C0" w:rsidRDefault="002F02C0">
            <w:pPr>
              <w:spacing w:line="240" w:lineRule="auto"/>
              <w:rPr>
                <w:sz w:val="18"/>
                <w:szCs w:val="18"/>
              </w:rPr>
            </w:pPr>
          </w:p>
          <w:p w14:paraId="73DD1189" w14:textId="77777777" w:rsidR="002F02C0" w:rsidRDefault="00000000">
            <w:pPr>
              <w:spacing w:line="240" w:lineRule="auto"/>
              <w:rPr>
                <w:i/>
                <w:iCs/>
                <w:sz w:val="18"/>
                <w:szCs w:val="18"/>
              </w:rPr>
            </w:pPr>
            <w:r>
              <w:rPr>
                <w:sz w:val="18"/>
                <w:szCs w:val="18"/>
              </w:rPr>
              <w:t xml:space="preserve">3)     Secondary care: Diagnoses </w:t>
            </w:r>
            <w:r>
              <w:rPr>
                <w:i/>
                <w:iCs/>
                <w:sz w:val="18"/>
                <w:szCs w:val="18"/>
              </w:rPr>
              <w:t xml:space="preserve">(apcs): </w:t>
            </w:r>
          </w:p>
          <w:p w14:paraId="02F6A2EB" w14:textId="77777777" w:rsidR="002F02C0" w:rsidRPr="00947212" w:rsidRDefault="00000000">
            <w:pPr>
              <w:spacing w:line="240" w:lineRule="auto"/>
              <w:rPr>
                <w:sz w:val="18"/>
                <w:szCs w:val="18"/>
                <w:lang w:val="de-CH"/>
              </w:rPr>
            </w:pPr>
            <w:r w:rsidRPr="00947212">
              <w:rPr>
                <w:sz w:val="18"/>
                <w:szCs w:val="18"/>
                <w:lang w:val="de-CH"/>
              </w:rPr>
              <w:t xml:space="preserve">-        </w:t>
            </w:r>
            <w:del w:id="151" w:author="Alain A" w:date="2025-12-16T12:02:00Z">
              <w:r>
                <w:fldChar w:fldCharType="begin"/>
              </w:r>
              <w:r w:rsidRPr="00947212">
                <w:rPr>
                  <w:lang w:val="de-CH"/>
                </w:rPr>
                <w:delInstrText xml:space="preserve"> HYPERLINK "https://www.opencodelists.org/codelist/opensafely/type-1-diabetes-secondary-care/2020-09-27/" </w:delInstrText>
              </w:r>
              <w:r>
                <w:fldChar w:fldCharType="separate"/>
              </w:r>
              <w:r w:rsidRPr="00947212">
                <w:rPr>
                  <w:color w:val="1155CC"/>
                  <w:sz w:val="18"/>
                  <w:szCs w:val="18"/>
                  <w:u w:val="single"/>
                  <w:lang w:val="de-CH"/>
                </w:rPr>
                <w:delText>diabetes_type1_icd10</w:delText>
              </w:r>
              <w:r>
                <w:fldChar w:fldCharType="end"/>
              </w:r>
            </w:del>
            <w:ins w:id="152" w:author="Alain A" w:date="2025-12-16T12:02:00Z">
              <w:r>
                <w:fldChar w:fldCharType="begin"/>
              </w:r>
              <w:r w:rsidRPr="00947212">
                <w:rPr>
                  <w:lang w:val="de-CH"/>
                </w:rPr>
                <w:instrText xml:space="preserve"> HYPERLINK "https://www.opencodelists.org/codelist/user/alainamstutz/type-1-diabetes-secondary-care/5eab6d93/" </w:instrText>
              </w:r>
              <w:r>
                <w:fldChar w:fldCharType="separate"/>
              </w:r>
              <w:r w:rsidRPr="00947212">
                <w:rPr>
                  <w:color w:val="1155CC"/>
                  <w:sz w:val="18"/>
                  <w:szCs w:val="18"/>
                  <w:u w:val="single"/>
                  <w:lang w:val="de-CH"/>
                </w:rPr>
                <w:t>diabetes_type1_icd10</w:t>
              </w:r>
              <w:r>
                <w:fldChar w:fldCharType="end"/>
              </w:r>
            </w:ins>
          </w:p>
          <w:p w14:paraId="4AD4C54C" w14:textId="77777777" w:rsidR="002F02C0" w:rsidRPr="00947212" w:rsidRDefault="00000000">
            <w:pPr>
              <w:spacing w:line="240" w:lineRule="auto"/>
              <w:rPr>
                <w:sz w:val="18"/>
                <w:szCs w:val="18"/>
                <w:lang w:val="de-CH"/>
              </w:rPr>
            </w:pPr>
            <w:r w:rsidRPr="00947212">
              <w:rPr>
                <w:sz w:val="18"/>
                <w:szCs w:val="18"/>
                <w:lang w:val="de-CH"/>
              </w:rPr>
              <w:t xml:space="preserve">-        </w:t>
            </w:r>
            <w:del w:id="153" w:author="Alain A" w:date="2025-12-16T12:03:00Z">
              <w:r>
                <w:fldChar w:fldCharType="begin"/>
              </w:r>
              <w:r w:rsidRPr="00947212">
                <w:rPr>
                  <w:lang w:val="de-CH"/>
                </w:rPr>
                <w:delInstrText xml:space="preserve"> HYPERLINK "https://www.opencodelists.org/codelist/user/r_denholm/type-2-diabetes-secondary-care-bristol/0b7f6cd4/" </w:delInstrText>
              </w:r>
              <w:r>
                <w:fldChar w:fldCharType="separate"/>
              </w:r>
              <w:r w:rsidRPr="00947212">
                <w:rPr>
                  <w:color w:val="1155CC"/>
                  <w:sz w:val="18"/>
                  <w:szCs w:val="18"/>
                  <w:u w:val="single"/>
                  <w:lang w:val="de-CH"/>
                </w:rPr>
                <w:delText>diabetes_type2_icd10</w:delText>
              </w:r>
              <w:r>
                <w:fldChar w:fldCharType="end"/>
              </w:r>
            </w:del>
            <w:ins w:id="154" w:author="Alain A" w:date="2025-12-16T12:03:00Z">
              <w:r>
                <w:fldChar w:fldCharType="begin"/>
              </w:r>
              <w:r w:rsidRPr="00947212">
                <w:rPr>
                  <w:lang w:val="de-CH"/>
                </w:rPr>
                <w:instrText xml:space="preserve"> HYPERLINK "https://www.opencodelists.org/codelist/user/alainamstutz/type-2-diabetes-secondary-care/77bae0c8/" </w:instrText>
              </w:r>
              <w:r>
                <w:fldChar w:fldCharType="separate"/>
              </w:r>
              <w:r w:rsidRPr="00947212">
                <w:rPr>
                  <w:color w:val="1155CC"/>
                  <w:sz w:val="18"/>
                  <w:szCs w:val="18"/>
                  <w:u w:val="single"/>
                  <w:lang w:val="de-CH"/>
                </w:rPr>
                <w:t>diabetes_type2_icd10</w:t>
              </w:r>
              <w:r>
                <w:fldChar w:fldCharType="end"/>
              </w:r>
            </w:ins>
          </w:p>
          <w:p w14:paraId="5FA1C9BB" w14:textId="77777777" w:rsidR="002F02C0" w:rsidRDefault="00000000">
            <w:pPr>
              <w:spacing w:line="240" w:lineRule="auto"/>
              <w:rPr>
                <w:sz w:val="18"/>
                <w:szCs w:val="18"/>
              </w:rPr>
            </w:pPr>
            <w:r>
              <w:rPr>
                <w:sz w:val="18"/>
                <w:szCs w:val="18"/>
              </w:rPr>
              <w:t xml:space="preserve">-        </w:t>
            </w:r>
            <w:hyperlink r:id="rId29">
              <w:r>
                <w:rPr>
                  <w:color w:val="1155CC"/>
                  <w:sz w:val="18"/>
                  <w:szCs w:val="18"/>
                  <w:u w:val="single"/>
                </w:rPr>
                <w:t>diabetes_gestational_icd10</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5CC4E299" w14:textId="77777777" w:rsidR="002F02C0" w:rsidRDefault="00000000">
            <w:pPr>
              <w:spacing w:line="240" w:lineRule="auto"/>
              <w:rPr>
                <w:sz w:val="18"/>
                <w:szCs w:val="18"/>
              </w:rPr>
            </w:pPr>
            <w:r>
              <w:rPr>
                <w:sz w:val="18"/>
                <w:szCs w:val="18"/>
              </w:rPr>
              <w:t xml:space="preserve">In ehrQL: search for </w:t>
            </w:r>
            <w:r>
              <w:rPr>
                <w:b/>
                <w:bCs/>
                <w:sz w:val="18"/>
                <w:szCs w:val="18"/>
              </w:rPr>
              <w:t xml:space="preserve">first code </w:t>
            </w:r>
            <w:r>
              <w:rPr>
                <w:sz w:val="18"/>
                <w:szCs w:val="18"/>
              </w:rPr>
              <w:t>before studyend_date, apply diagnosis window later in R</w:t>
            </w:r>
          </w:p>
          <w:p w14:paraId="0835F55B" w14:textId="77777777" w:rsidR="002F02C0" w:rsidRDefault="002F02C0">
            <w:pPr>
              <w:spacing w:line="240" w:lineRule="auto"/>
              <w:rPr>
                <w:sz w:val="18"/>
                <w:szCs w:val="18"/>
              </w:rPr>
            </w:pPr>
          </w:p>
          <w:p w14:paraId="19125B82" w14:textId="2B10077F" w:rsidR="002F02C0" w:rsidRDefault="00000000">
            <w:pPr>
              <w:spacing w:line="240" w:lineRule="auto"/>
              <w:rPr>
                <w:sz w:val="18"/>
                <w:szCs w:val="18"/>
              </w:rPr>
            </w:pPr>
            <w:r>
              <w:rPr>
                <w:sz w:val="18"/>
                <w:szCs w:val="18"/>
              </w:rPr>
              <w:t xml:space="preserve">See </w:t>
            </w:r>
            <w:hyperlink r:id="rId30" w:anchor="heading=h.2yudo3gkfjlx">
              <w:r>
                <w:rPr>
                  <w:color w:val="1155CC"/>
                  <w:sz w:val="18"/>
                  <w:szCs w:val="18"/>
                  <w:u w:val="single"/>
                </w:rPr>
                <w:t>Appendix 1</w:t>
              </w:r>
            </w:hyperlink>
            <w:r>
              <w:rPr>
                <w:sz w:val="18"/>
                <w:szCs w:val="18"/>
              </w:rPr>
              <w:t xml:space="preserve"> regarding the algorithm to define Diabetes types.</w:t>
            </w:r>
          </w:p>
          <w:p w14:paraId="704D4D96" w14:textId="77777777" w:rsidR="002F02C0" w:rsidRDefault="002F02C0">
            <w:pPr>
              <w:spacing w:line="240" w:lineRule="auto"/>
              <w:rPr>
                <w:sz w:val="18"/>
                <w:szCs w:val="18"/>
              </w:rPr>
            </w:pPr>
          </w:p>
          <w:p w14:paraId="60A658A5" w14:textId="77777777" w:rsidR="002F02C0" w:rsidRDefault="00000000">
            <w:pPr>
              <w:spacing w:line="240" w:lineRule="auto"/>
              <w:rPr>
                <w:b/>
                <w:bCs/>
                <w:sz w:val="18"/>
                <w:szCs w:val="18"/>
              </w:rPr>
            </w:pPr>
            <w:r>
              <w:rPr>
                <w:b/>
                <w:bCs/>
                <w:sz w:val="18"/>
                <w:szCs w:val="18"/>
              </w:rPr>
              <w:t>The final diabetes variable (elig_date_t2dm) is extracted through the adjudication algorithm</w:t>
            </w:r>
            <w:ins w:id="155" w:author="Alain A" w:date="2025-12-16T12:05:00Z">
              <w:r>
                <w:rPr>
                  <w:b/>
                  <w:bCs/>
                  <w:sz w:val="18"/>
                  <w:szCs w:val="18"/>
                </w:rPr>
                <w:t xml:space="preserve"> (reusable action)</w:t>
              </w:r>
            </w:ins>
            <w:del w:id="156" w:author="Alain A" w:date="2025-12-16T12:05:00Z">
              <w:r>
                <w:rPr>
                  <w:b/>
                  <w:bCs/>
                  <w:sz w:val="18"/>
                  <w:szCs w:val="18"/>
                </w:rPr>
                <w:delText xml:space="preserve"> later in R</w:delText>
              </w:r>
            </w:del>
            <w:ins w:id="157" w:author="Alain A" w:date="2025-12-16T12:05:00Z">
              <w:r>
                <w:rPr>
                  <w:b/>
                  <w:bCs/>
                  <w:sz w:val="18"/>
                  <w:szCs w:val="18"/>
                </w:rPr>
                <w:t xml:space="preserve">: </w:t>
              </w:r>
              <w:r>
                <w:fldChar w:fldCharType="begin"/>
              </w:r>
              <w:r>
                <w:instrText>HYPERLINK "https://www.bennett.ox.ac.uk/blog/2025/05/introducing-diabetes-algo-a-reusable-action-for-opensafely-users/"</w:instrText>
              </w:r>
              <w:r>
                <w:fldChar w:fldCharType="separate"/>
              </w:r>
              <w:r>
                <w:rPr>
                  <w:b/>
                  <w:bCs/>
                  <w:color w:val="1155CC"/>
                  <w:sz w:val="18"/>
                  <w:szCs w:val="18"/>
                  <w:u w:val="single"/>
                </w:rPr>
                <w:t>https://www.bennett.ox.ac.uk/blog/2025/05/introducing-diabetes-algo-a-reusable-action-for-opensafely-users/</w:t>
              </w:r>
              <w:r>
                <w:fldChar w:fldCharType="end"/>
              </w:r>
            </w:ins>
            <w:del w:id="158" w:author="Alain A" w:date="2025-12-16T12:05:00Z">
              <w:r>
                <w:rPr>
                  <w:b/>
                  <w:bCs/>
                  <w:sz w:val="18"/>
                  <w:szCs w:val="18"/>
                </w:rPr>
                <w:delText>.</w:delText>
              </w:r>
            </w:del>
          </w:p>
          <w:p w14:paraId="68A39405" w14:textId="77777777" w:rsidR="002F02C0" w:rsidRDefault="002F02C0">
            <w:pPr>
              <w:spacing w:line="240" w:lineRule="auto"/>
              <w:rPr>
                <w:b/>
                <w:bCs/>
                <w:sz w:val="18"/>
                <w:szCs w:val="18"/>
              </w:rPr>
            </w:pPr>
          </w:p>
        </w:tc>
      </w:tr>
      <w:tr w:rsidR="002F02C0" w14:paraId="5436B68B" w14:textId="77777777">
        <w:trPr>
          <w:trHeight w:val="73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E974E1" w14:textId="77777777" w:rsidR="002F02C0" w:rsidRDefault="00000000">
            <w:pPr>
              <w:rPr>
                <w:sz w:val="18"/>
                <w:szCs w:val="18"/>
                <w:u w:val="single"/>
              </w:rPr>
            </w:pPr>
            <w:r>
              <w:rPr>
                <w:sz w:val="18"/>
                <w:szCs w:val="18"/>
              </w:rPr>
              <w:t>Any metformin use,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35ACD0" w14:textId="77777777" w:rsidR="002F02C0" w:rsidRDefault="00000000">
            <w:pPr>
              <w:spacing w:line="240" w:lineRule="auto"/>
              <w:rPr>
                <w:sz w:val="18"/>
                <w:szCs w:val="18"/>
              </w:rPr>
            </w:pPr>
            <w:r>
              <w:rPr>
                <w:sz w:val="18"/>
                <w:szCs w:val="18"/>
              </w:rPr>
              <w:t>elig_date_metfin_first (= exp_date_metfin_first)</w:t>
            </w:r>
          </w:p>
        </w:tc>
        <w:tc>
          <w:tcPr>
            <w:tcW w:w="765" w:type="dxa"/>
            <w:tcBorders>
              <w:bottom w:val="single" w:sz="8" w:space="0" w:color="000000"/>
              <w:right w:val="single" w:sz="8" w:space="0" w:color="000000"/>
            </w:tcBorders>
            <w:tcMar>
              <w:top w:w="0" w:type="dxa"/>
              <w:left w:w="100" w:type="dxa"/>
              <w:bottom w:w="0" w:type="dxa"/>
              <w:right w:w="100" w:type="dxa"/>
            </w:tcMar>
          </w:tcPr>
          <w:p w14:paraId="51336F91" w14:textId="77777777" w:rsidR="002F02C0" w:rsidRDefault="00000000">
            <w:pPr>
              <w:spacing w:line="240" w:lineRule="auto"/>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3D4BFCDF"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2730BFC5" w14:textId="77777777" w:rsidR="002F02C0" w:rsidRDefault="00000000">
            <w:pPr>
              <w:spacing w:line="240" w:lineRule="auto"/>
              <w:rPr>
                <w:sz w:val="18"/>
                <w:szCs w:val="18"/>
              </w:rPr>
            </w:pPr>
            <w:r>
              <w:rPr>
                <w:sz w:val="18"/>
                <w:szCs w:val="18"/>
              </w:rPr>
              <w:t>Primary care (medications):</w:t>
            </w:r>
          </w:p>
          <w:p w14:paraId="1439AA5B" w14:textId="77777777" w:rsidR="002F02C0" w:rsidRDefault="00000000">
            <w:pPr>
              <w:spacing w:line="240" w:lineRule="auto"/>
              <w:rPr>
                <w:sz w:val="18"/>
                <w:szCs w:val="18"/>
              </w:rPr>
            </w:pPr>
            <w:r>
              <w:rPr>
                <w:sz w:val="18"/>
                <w:szCs w:val="18"/>
              </w:rPr>
              <w:t xml:space="preserve">- </w:t>
            </w:r>
            <w:del w:id="159" w:author="Alain A" w:date="2025-12-16T12:09:00Z">
              <w:r>
                <w:fldChar w:fldCharType="begin"/>
              </w:r>
              <w:r>
                <w:delInstrText xml:space="preserve"> HYPERLINK "https://www.opencodelists.org/codelist/user/john-tazare/metformin-dmd/48e43356/" </w:delInstrText>
              </w:r>
              <w:r>
                <w:fldChar w:fldCharType="separate"/>
              </w:r>
              <w:r>
                <w:rPr>
                  <w:color w:val="1155CC"/>
                  <w:sz w:val="18"/>
                  <w:szCs w:val="18"/>
                  <w:u w:val="single"/>
                </w:rPr>
                <w:delText>metformin_dmd</w:delText>
              </w:r>
              <w:r>
                <w:fldChar w:fldCharType="end"/>
              </w:r>
            </w:del>
            <w:ins w:id="160" w:author="Alain A" w:date="2025-12-16T12:09:00Z">
              <w:r>
                <w:fldChar w:fldCharType="begin"/>
              </w:r>
              <w:r>
                <w:instrText xml:space="preserve"> HYPERLINK "https://www.opencodelists.org/codelist/user/alainamstutz/metformin-bristol-dmd/3fbb0ecb/" </w:instrText>
              </w:r>
              <w:r>
                <w:fldChar w:fldCharType="separate"/>
              </w:r>
              <w:r>
                <w:rPr>
                  <w:color w:val="1155CC"/>
                  <w:sz w:val="18"/>
                  <w:szCs w:val="18"/>
                  <w:u w:val="single"/>
                </w:rPr>
                <w:t>metformin_dmd</w:t>
              </w:r>
              <w:r>
                <w:fldChar w:fldCharType="end"/>
              </w:r>
            </w:ins>
          </w:p>
        </w:tc>
        <w:tc>
          <w:tcPr>
            <w:tcW w:w="2895" w:type="dxa"/>
            <w:tcBorders>
              <w:bottom w:val="single" w:sz="8" w:space="0" w:color="000000"/>
              <w:right w:val="single" w:sz="8" w:space="0" w:color="000000"/>
            </w:tcBorders>
            <w:tcMar>
              <w:top w:w="0" w:type="dxa"/>
              <w:left w:w="100" w:type="dxa"/>
              <w:bottom w:w="0" w:type="dxa"/>
              <w:right w:w="100" w:type="dxa"/>
            </w:tcMar>
          </w:tcPr>
          <w:p w14:paraId="03492AF9"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p w14:paraId="290231A1" w14:textId="77777777" w:rsidR="002F02C0" w:rsidRDefault="002F02C0">
            <w:pPr>
              <w:spacing w:line="240" w:lineRule="auto"/>
              <w:rPr>
                <w:sz w:val="18"/>
                <w:szCs w:val="18"/>
              </w:rPr>
            </w:pPr>
          </w:p>
        </w:tc>
      </w:tr>
      <w:tr w:rsidR="002F02C0" w14:paraId="1654B4BB" w14:textId="77777777">
        <w:trPr>
          <w:trHeight w:val="73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05E729" w14:textId="77777777" w:rsidR="002F02C0" w:rsidRDefault="00000000">
            <w:pPr>
              <w:rPr>
                <w:sz w:val="18"/>
                <w:szCs w:val="18"/>
                <w:u w:val="single"/>
              </w:rPr>
            </w:pPr>
            <w:r>
              <w:rPr>
                <w:sz w:val="18"/>
                <w:szCs w:val="18"/>
              </w:rPr>
              <w:t>Any other antidiabetic use,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81E29D" w14:textId="77777777" w:rsidR="002F02C0" w:rsidRDefault="00000000">
            <w:pPr>
              <w:spacing w:line="240" w:lineRule="auto"/>
              <w:rPr>
                <w:sz w:val="18"/>
                <w:szCs w:val="18"/>
              </w:rPr>
            </w:pPr>
            <w:r>
              <w:rPr>
                <w:sz w:val="18"/>
                <w:szCs w:val="18"/>
              </w:rPr>
              <w:t xml:space="preserve">elig_date_***_first </w:t>
            </w:r>
          </w:p>
        </w:tc>
        <w:tc>
          <w:tcPr>
            <w:tcW w:w="765" w:type="dxa"/>
            <w:tcBorders>
              <w:bottom w:val="single" w:sz="8" w:space="0" w:color="000000"/>
              <w:right w:val="single" w:sz="8" w:space="0" w:color="000000"/>
            </w:tcBorders>
            <w:tcMar>
              <w:top w:w="0" w:type="dxa"/>
              <w:left w:w="100" w:type="dxa"/>
              <w:bottom w:w="0" w:type="dxa"/>
              <w:right w:w="100" w:type="dxa"/>
            </w:tcMar>
          </w:tcPr>
          <w:p w14:paraId="5CDF8F41" w14:textId="77777777" w:rsidR="002F02C0" w:rsidRDefault="00000000">
            <w:pPr>
              <w:spacing w:line="240" w:lineRule="auto"/>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078791E0"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76F3E902" w14:textId="77777777" w:rsidR="002F02C0" w:rsidRDefault="00000000">
            <w:pPr>
              <w:spacing w:line="240" w:lineRule="auto"/>
              <w:rPr>
                <w:sz w:val="18"/>
                <w:szCs w:val="18"/>
              </w:rPr>
            </w:pPr>
            <w:r>
              <w:rPr>
                <w:sz w:val="18"/>
                <w:szCs w:val="18"/>
              </w:rPr>
              <w:t>Primary care (medications)***:</w:t>
            </w:r>
          </w:p>
          <w:p w14:paraId="063ED922" w14:textId="77777777" w:rsidR="002F02C0" w:rsidRDefault="00000000">
            <w:pPr>
              <w:spacing w:line="240" w:lineRule="auto"/>
              <w:rPr>
                <w:del w:id="161" w:author="Alain A" w:date="2025-12-16T12:10:00Z"/>
                <w:sz w:val="18"/>
                <w:szCs w:val="18"/>
              </w:rPr>
            </w:pPr>
            <w:ins w:id="162" w:author="Alain A" w:date="2025-12-16T12:10:00Z">
              <w:r>
                <w:rPr>
                  <w:sz w:val="18"/>
                  <w:szCs w:val="18"/>
                </w:rPr>
                <w:t>Individual codelists for each medication see in Table 3 (intervention/exposure)</w:t>
              </w:r>
            </w:ins>
            <w:del w:id="163" w:author="Alain A" w:date="2025-12-16T12:10:00Z">
              <w:r>
                <w:rPr>
                  <w:sz w:val="18"/>
                  <w:szCs w:val="18"/>
                </w:rPr>
                <w:delText xml:space="preserve">- </w:delText>
              </w:r>
              <w:r>
                <w:fldChar w:fldCharType="begin"/>
              </w:r>
              <w:r>
                <w:delInstrText>HYPERLINK "https://www.opencodelists.org/codelist/user/alex-walker/sulfonylureas-dmd/6e0ab9fd/"</w:delInstrText>
              </w:r>
              <w:r>
                <w:fldChar w:fldCharType="separate"/>
              </w:r>
              <w:r>
                <w:rPr>
                  <w:color w:val="1155CC"/>
                  <w:sz w:val="18"/>
                  <w:szCs w:val="18"/>
                  <w:u w:val="single"/>
                </w:rPr>
                <w:delText>sulfonylurea_dmd</w:delText>
              </w:r>
              <w:r>
                <w:fldChar w:fldCharType="end"/>
              </w:r>
            </w:del>
          </w:p>
          <w:p w14:paraId="341C93F1" w14:textId="77777777" w:rsidR="002F02C0" w:rsidRDefault="00000000">
            <w:pPr>
              <w:spacing w:line="240" w:lineRule="auto"/>
              <w:rPr>
                <w:del w:id="164" w:author="Alain A" w:date="2025-12-16T12:10:00Z"/>
                <w:sz w:val="18"/>
                <w:szCs w:val="18"/>
              </w:rPr>
            </w:pPr>
            <w:del w:id="165" w:author="Alain A" w:date="2025-12-16T12:10:00Z">
              <w:r>
                <w:rPr>
                  <w:sz w:val="18"/>
                  <w:szCs w:val="18"/>
                </w:rPr>
                <w:delText xml:space="preserve">- </w:delText>
              </w:r>
              <w:r>
                <w:fldChar w:fldCharType="begin"/>
              </w:r>
              <w:r>
                <w:delInstrText>HYPERLINK "https://www.opencodelists.org/codelist/user/alex-walker/dpp-4-inhibitors-dmd/57ae06be/"</w:delInstrText>
              </w:r>
              <w:r>
                <w:fldChar w:fldCharType="separate"/>
              </w:r>
              <w:r>
                <w:rPr>
                  <w:color w:val="1155CC"/>
                  <w:sz w:val="18"/>
                  <w:szCs w:val="18"/>
                  <w:u w:val="single"/>
                </w:rPr>
                <w:delText>dpp4_dmd</w:delText>
              </w:r>
              <w:r>
                <w:fldChar w:fldCharType="end"/>
              </w:r>
            </w:del>
          </w:p>
          <w:p w14:paraId="47644CEE" w14:textId="77777777" w:rsidR="002F02C0" w:rsidRDefault="00000000">
            <w:pPr>
              <w:spacing w:line="240" w:lineRule="auto"/>
              <w:rPr>
                <w:del w:id="166" w:author="Alain A" w:date="2025-12-16T12:10:00Z"/>
                <w:sz w:val="18"/>
                <w:szCs w:val="18"/>
              </w:rPr>
            </w:pPr>
            <w:del w:id="167" w:author="Alain A" w:date="2025-12-16T12:10:00Z">
              <w:r>
                <w:rPr>
                  <w:sz w:val="18"/>
                  <w:szCs w:val="18"/>
                </w:rPr>
                <w:delText xml:space="preserve">- </w:delText>
              </w:r>
              <w:r>
                <w:fldChar w:fldCharType="begin"/>
              </w:r>
              <w:r>
                <w:delInstrText>HYPERLINK "https://www.opencodelists.org/codelist/user/alainamstutz/thiazolidinedione-bristol-dmd/7de688dc/"</w:delInstrText>
              </w:r>
              <w:r>
                <w:fldChar w:fldCharType="separate"/>
              </w:r>
              <w:r>
                <w:rPr>
                  <w:color w:val="1155CC"/>
                  <w:sz w:val="18"/>
                  <w:szCs w:val="18"/>
                  <w:u w:val="single"/>
                </w:rPr>
                <w:delText>tzd_dmd</w:delText>
              </w:r>
              <w:r>
                <w:fldChar w:fldCharType="end"/>
              </w:r>
            </w:del>
          </w:p>
          <w:p w14:paraId="6DE83221" w14:textId="77777777" w:rsidR="002F02C0" w:rsidRDefault="00000000">
            <w:pPr>
              <w:spacing w:line="240" w:lineRule="auto"/>
              <w:rPr>
                <w:del w:id="168" w:author="Alain A" w:date="2025-12-16T12:10:00Z"/>
                <w:sz w:val="18"/>
                <w:szCs w:val="18"/>
              </w:rPr>
            </w:pPr>
            <w:del w:id="169" w:author="Alain A" w:date="2025-12-16T12:10:00Z">
              <w:r>
                <w:rPr>
                  <w:sz w:val="18"/>
                  <w:szCs w:val="18"/>
                </w:rPr>
                <w:delText xml:space="preserve">- </w:delText>
              </w:r>
              <w:r>
                <w:fldChar w:fldCharType="begin"/>
              </w:r>
              <w:r>
                <w:delInstrText>HYPERLINK "https://www.opencodelists.org/codelist/user/alex-walker/sglt-2-inhibitors-dmd/2029a068/"</w:delInstrText>
              </w:r>
              <w:r>
                <w:fldChar w:fldCharType="separate"/>
              </w:r>
              <w:r>
                <w:rPr>
                  <w:color w:val="1155CC"/>
                  <w:sz w:val="18"/>
                  <w:szCs w:val="18"/>
                  <w:u w:val="single"/>
                </w:rPr>
                <w:delText>sglt2_dmd</w:delText>
              </w:r>
              <w:r>
                <w:fldChar w:fldCharType="end"/>
              </w:r>
            </w:del>
          </w:p>
          <w:p w14:paraId="7FD81CDD" w14:textId="77777777" w:rsidR="002F02C0" w:rsidRDefault="00000000">
            <w:pPr>
              <w:spacing w:line="240" w:lineRule="auto"/>
              <w:rPr>
                <w:del w:id="170" w:author="Alain A" w:date="2025-12-16T12:10:00Z"/>
                <w:sz w:val="18"/>
                <w:szCs w:val="18"/>
              </w:rPr>
            </w:pPr>
            <w:del w:id="171" w:author="Alain A" w:date="2025-12-16T12:10:00Z">
              <w:r>
                <w:rPr>
                  <w:sz w:val="18"/>
                  <w:szCs w:val="18"/>
                </w:rPr>
                <w:delText xml:space="preserve">- </w:delText>
              </w:r>
              <w:r>
                <w:fldChar w:fldCharType="begin"/>
              </w:r>
              <w:r>
                <w:delInstrText>HYPERLINK "https://www.opencodelists.org/codelist/user/alainamstutz/glp1-bristol-dmd/7c628abb/"</w:delInstrText>
              </w:r>
              <w:r>
                <w:fldChar w:fldCharType="separate"/>
              </w:r>
              <w:r>
                <w:rPr>
                  <w:color w:val="1155CC"/>
                  <w:sz w:val="18"/>
                  <w:szCs w:val="18"/>
                  <w:u w:val="single"/>
                </w:rPr>
                <w:delText>glp1_dmd</w:delText>
              </w:r>
              <w:r>
                <w:fldChar w:fldCharType="end"/>
              </w:r>
            </w:del>
          </w:p>
          <w:p w14:paraId="20D83450" w14:textId="77777777" w:rsidR="002F02C0" w:rsidRDefault="00000000">
            <w:pPr>
              <w:spacing w:line="240" w:lineRule="auto"/>
              <w:rPr>
                <w:del w:id="172" w:author="Alain A" w:date="2025-12-16T12:10:00Z"/>
                <w:sz w:val="18"/>
                <w:szCs w:val="18"/>
              </w:rPr>
            </w:pPr>
            <w:del w:id="173" w:author="Alain A" w:date="2025-12-16T12:10:00Z">
              <w:r>
                <w:rPr>
                  <w:sz w:val="18"/>
                  <w:szCs w:val="18"/>
                </w:rPr>
                <w:delText xml:space="preserve">- </w:delText>
              </w:r>
              <w:r>
                <w:fldChar w:fldCharType="begin"/>
              </w:r>
              <w:r>
                <w:delInstrText>HYPERLINK "https://www.opencodelists.org/codelist/user/alainamstutz/meglitinides-bristol-dmd/79afcac5/"</w:delInstrText>
              </w:r>
              <w:r>
                <w:fldChar w:fldCharType="separate"/>
              </w:r>
              <w:r>
                <w:rPr>
                  <w:color w:val="1155CC"/>
                  <w:sz w:val="18"/>
                  <w:szCs w:val="18"/>
                  <w:u w:val="single"/>
                </w:rPr>
                <w:delText>meglitinides_dmd</w:delText>
              </w:r>
              <w:r>
                <w:fldChar w:fldCharType="end"/>
              </w:r>
            </w:del>
          </w:p>
          <w:p w14:paraId="215B9571" w14:textId="77777777" w:rsidR="002F02C0" w:rsidRDefault="00000000">
            <w:pPr>
              <w:spacing w:line="240" w:lineRule="auto"/>
              <w:rPr>
                <w:del w:id="174" w:author="Alain A" w:date="2025-12-16T12:10:00Z"/>
                <w:sz w:val="18"/>
                <w:szCs w:val="18"/>
              </w:rPr>
            </w:pPr>
            <w:del w:id="175" w:author="Alain A" w:date="2025-12-16T12:10:00Z">
              <w:r>
                <w:rPr>
                  <w:sz w:val="18"/>
                  <w:szCs w:val="18"/>
                </w:rPr>
                <w:delText xml:space="preserve">- </w:delText>
              </w:r>
              <w:r>
                <w:fldChar w:fldCharType="begin"/>
              </w:r>
              <w:r>
                <w:delInstrText>HYPERLINK "https://www.opencodelists.org/codelist/user/alainamstutz/alpha-glucosidase-inhibitors-bristol-dmd/4790e45b/"</w:delInstrText>
              </w:r>
              <w:r>
                <w:fldChar w:fldCharType="separate"/>
              </w:r>
              <w:r>
                <w:rPr>
                  <w:color w:val="1155CC"/>
                  <w:sz w:val="18"/>
                  <w:szCs w:val="18"/>
                  <w:u w:val="single"/>
                </w:rPr>
                <w:delText>agi_dmd</w:delText>
              </w:r>
              <w:r>
                <w:fldChar w:fldCharType="end"/>
              </w:r>
            </w:del>
          </w:p>
          <w:p w14:paraId="5180C241" w14:textId="77777777" w:rsidR="002F02C0" w:rsidRDefault="00000000">
            <w:pPr>
              <w:spacing w:line="240" w:lineRule="auto"/>
              <w:rPr>
                <w:sz w:val="18"/>
                <w:szCs w:val="18"/>
              </w:rPr>
            </w:pPr>
            <w:del w:id="176" w:author="Alain A" w:date="2025-12-16T12:10:00Z">
              <w:r>
                <w:rPr>
                  <w:sz w:val="18"/>
                  <w:szCs w:val="18"/>
                </w:rPr>
                <w:delText xml:space="preserve">- </w:delText>
              </w:r>
              <w:r>
                <w:fldChar w:fldCharType="begin"/>
              </w:r>
              <w:r>
                <w:delInstrText>HYPERLINK "https://www.opencodelists.org/codelist/opensafely/insulin-medication/2020-04-26/"</w:delInstrText>
              </w:r>
              <w:r>
                <w:fldChar w:fldCharType="separate"/>
              </w:r>
              <w:r>
                <w:rPr>
                  <w:color w:val="1155CC"/>
                  <w:sz w:val="18"/>
                  <w:szCs w:val="18"/>
                  <w:u w:val="single"/>
                </w:rPr>
                <w:delText>insulin_dmd</w:delText>
              </w:r>
              <w:r>
                <w:fldChar w:fldCharType="end"/>
              </w:r>
            </w:del>
          </w:p>
        </w:tc>
        <w:tc>
          <w:tcPr>
            <w:tcW w:w="2895" w:type="dxa"/>
            <w:tcBorders>
              <w:bottom w:val="single" w:sz="8" w:space="0" w:color="000000"/>
              <w:right w:val="single" w:sz="8" w:space="0" w:color="000000"/>
            </w:tcBorders>
            <w:tcMar>
              <w:top w:w="0" w:type="dxa"/>
              <w:left w:w="100" w:type="dxa"/>
              <w:bottom w:w="0" w:type="dxa"/>
              <w:right w:w="100" w:type="dxa"/>
            </w:tcMar>
          </w:tcPr>
          <w:p w14:paraId="53A905EA" w14:textId="77777777" w:rsidR="002F02C0" w:rsidRDefault="00000000">
            <w:pPr>
              <w:spacing w:line="240" w:lineRule="auto"/>
              <w:rPr>
                <w:sz w:val="14"/>
                <w:szCs w:val="14"/>
              </w:rPr>
            </w:pPr>
            <w:r>
              <w:rPr>
                <w:sz w:val="18"/>
                <w:szCs w:val="18"/>
              </w:rPr>
              <w:t xml:space="preserve">In ehrQL: search for </w:t>
            </w:r>
            <w:r>
              <w:rPr>
                <w:b/>
                <w:bCs/>
                <w:sz w:val="18"/>
                <w:szCs w:val="18"/>
              </w:rPr>
              <w:t>first code</w:t>
            </w:r>
            <w:r>
              <w:rPr>
                <w:sz w:val="18"/>
                <w:szCs w:val="18"/>
              </w:rPr>
              <w:t xml:space="preserve"> before elig_date_t2dm</w:t>
            </w:r>
          </w:p>
        </w:tc>
      </w:tr>
      <w:tr w:rsidR="002F02C0" w14:paraId="02CBB91B" w14:textId="77777777">
        <w:trPr>
          <w:trHeight w:val="510"/>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A631CA" w14:textId="77777777" w:rsidR="002F02C0" w:rsidRDefault="00000000">
            <w:pPr>
              <w:spacing w:line="240" w:lineRule="auto"/>
              <w:rPr>
                <w:sz w:val="18"/>
                <w:szCs w:val="18"/>
              </w:rPr>
            </w:pPr>
            <w:r>
              <w:rPr>
                <w:color w:val="212121"/>
                <w:sz w:val="18"/>
                <w:szCs w:val="18"/>
              </w:rPr>
              <w:t>Known hypersensitivity and / or intolerance to metformin</w:t>
            </w:r>
            <w:r>
              <w:rPr>
                <w:sz w:val="18"/>
                <w:szCs w:val="18"/>
              </w:rPr>
              <w:t>,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D0F3A3" w14:textId="77777777" w:rsidR="002F02C0" w:rsidRDefault="00000000">
            <w:pPr>
              <w:spacing w:line="240" w:lineRule="auto"/>
              <w:rPr>
                <w:sz w:val="18"/>
                <w:szCs w:val="18"/>
              </w:rPr>
            </w:pPr>
            <w:r>
              <w:rPr>
                <w:sz w:val="18"/>
                <w:szCs w:val="18"/>
              </w:rPr>
              <w:t>elig_date_metfin_allergy_first</w:t>
            </w:r>
          </w:p>
        </w:tc>
        <w:tc>
          <w:tcPr>
            <w:tcW w:w="765" w:type="dxa"/>
            <w:tcBorders>
              <w:bottom w:val="single" w:sz="8" w:space="0" w:color="000000"/>
              <w:right w:val="single" w:sz="8" w:space="0" w:color="000000"/>
            </w:tcBorders>
            <w:tcMar>
              <w:top w:w="0" w:type="dxa"/>
              <w:left w:w="100" w:type="dxa"/>
              <w:bottom w:w="0" w:type="dxa"/>
              <w:right w:w="100" w:type="dxa"/>
            </w:tcMar>
          </w:tcPr>
          <w:p w14:paraId="3F1FAB93"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3D060DCE"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2C4C64CA" w14:textId="77777777" w:rsidR="002F02C0" w:rsidRDefault="00000000">
            <w:pPr>
              <w:spacing w:line="240" w:lineRule="auto"/>
              <w:rPr>
                <w:sz w:val="18"/>
                <w:szCs w:val="18"/>
              </w:rPr>
            </w:pPr>
            <w:r>
              <w:rPr>
                <w:sz w:val="18"/>
                <w:szCs w:val="18"/>
              </w:rPr>
              <w:t>Primary care (clinical_events):</w:t>
            </w:r>
          </w:p>
          <w:p w14:paraId="09C361C4" w14:textId="77777777" w:rsidR="002F02C0" w:rsidRDefault="00000000">
            <w:pPr>
              <w:spacing w:line="240" w:lineRule="auto"/>
              <w:rPr>
                <w:sz w:val="18"/>
                <w:szCs w:val="18"/>
              </w:rPr>
            </w:pPr>
            <w:r>
              <w:rPr>
                <w:sz w:val="18"/>
                <w:szCs w:val="18"/>
              </w:rPr>
              <w:t xml:space="preserve">-           </w:t>
            </w:r>
            <w:hyperlink r:id="rId31">
              <w:r>
                <w:rPr>
                  <w:color w:val="1155CC"/>
                  <w:sz w:val="18"/>
                  <w:szCs w:val="18"/>
                  <w:u w:val="single"/>
                </w:rPr>
                <w:t>metformin_allergy_snomed_clinical</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278A6183"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7DB9B8C4" w14:textId="77777777">
        <w:trPr>
          <w:trHeight w:val="112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890478" w14:textId="77777777" w:rsidR="002F02C0" w:rsidRDefault="00000000">
            <w:pPr>
              <w:spacing w:line="240" w:lineRule="auto"/>
              <w:rPr>
                <w:sz w:val="18"/>
                <w:szCs w:val="18"/>
              </w:rPr>
            </w:pPr>
            <w:r>
              <w:rPr>
                <w:color w:val="212121"/>
                <w:sz w:val="18"/>
                <w:szCs w:val="18"/>
                <w:highlight w:val="white"/>
              </w:rPr>
              <w:lastRenderedPageBreak/>
              <w:t xml:space="preserve">Clinical history of </w:t>
            </w:r>
            <w:r>
              <w:rPr>
                <w:sz w:val="18"/>
                <w:szCs w:val="18"/>
              </w:rPr>
              <w:t>moderate to severe renal impairment (eGFR of &lt;30ml/min/1.73 m2; chronic stage 4/5), before baseline</w:t>
            </w:r>
          </w:p>
          <w:p w14:paraId="0F7D4A43" w14:textId="77777777" w:rsidR="002F02C0" w:rsidRDefault="002F02C0">
            <w:pPr>
              <w:spacing w:line="240" w:lineRule="auto"/>
              <w:rPr>
                <w:sz w:val="18"/>
                <w:szCs w:val="18"/>
              </w:rPr>
            </w:pP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496AE93" w14:textId="77777777" w:rsidR="002F02C0" w:rsidRDefault="00000000">
            <w:pPr>
              <w:spacing w:line="240" w:lineRule="auto"/>
              <w:rPr>
                <w:sz w:val="18"/>
                <w:szCs w:val="18"/>
              </w:rPr>
            </w:pPr>
            <w:r>
              <w:rPr>
                <w:sz w:val="18"/>
                <w:szCs w:val="18"/>
              </w:rPr>
              <w:t>elig_date_ckd_45_first</w:t>
            </w:r>
          </w:p>
          <w:p w14:paraId="33B42D1F" w14:textId="77777777" w:rsidR="002F02C0" w:rsidRDefault="002F02C0">
            <w:pPr>
              <w:spacing w:line="240" w:lineRule="auto"/>
              <w:rPr>
                <w:sz w:val="18"/>
                <w:szCs w:val="18"/>
              </w:rPr>
            </w:pPr>
          </w:p>
        </w:tc>
        <w:tc>
          <w:tcPr>
            <w:tcW w:w="765" w:type="dxa"/>
            <w:tcBorders>
              <w:bottom w:val="single" w:sz="8" w:space="0" w:color="000000"/>
              <w:right w:val="single" w:sz="8" w:space="0" w:color="000000"/>
            </w:tcBorders>
            <w:tcMar>
              <w:top w:w="0" w:type="dxa"/>
              <w:left w:w="100" w:type="dxa"/>
              <w:bottom w:w="0" w:type="dxa"/>
              <w:right w:w="100" w:type="dxa"/>
            </w:tcMar>
          </w:tcPr>
          <w:p w14:paraId="2233D16F"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38F65AA1"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5DFF9B04" w14:textId="77777777" w:rsidR="002F02C0" w:rsidRDefault="00000000">
            <w:pPr>
              <w:spacing w:line="240" w:lineRule="auto"/>
              <w:rPr>
                <w:sz w:val="18"/>
                <w:szCs w:val="18"/>
              </w:rPr>
            </w:pPr>
            <w:r>
              <w:rPr>
                <w:sz w:val="18"/>
                <w:szCs w:val="18"/>
              </w:rPr>
              <w:t>1)     Primary care (clinical_events):</w:t>
            </w:r>
          </w:p>
          <w:p w14:paraId="31EAE210" w14:textId="77777777" w:rsidR="002F02C0" w:rsidRDefault="00000000">
            <w:pPr>
              <w:spacing w:line="240" w:lineRule="auto"/>
              <w:rPr>
                <w:sz w:val="18"/>
                <w:szCs w:val="18"/>
              </w:rPr>
            </w:pPr>
            <w:r>
              <w:rPr>
                <w:sz w:val="18"/>
                <w:szCs w:val="18"/>
              </w:rPr>
              <w:t xml:space="preserve">-        </w:t>
            </w:r>
            <w:hyperlink r:id="rId32">
              <w:r>
                <w:rPr>
                  <w:color w:val="1155CC"/>
                  <w:sz w:val="18"/>
                  <w:szCs w:val="18"/>
                  <w:u w:val="single"/>
                </w:rPr>
                <w:t>ckd_snomed_clinical_45</w:t>
              </w:r>
            </w:hyperlink>
          </w:p>
          <w:p w14:paraId="1AEF5216" w14:textId="77777777" w:rsidR="002F02C0" w:rsidRDefault="00000000">
            <w:pPr>
              <w:spacing w:line="240" w:lineRule="auto"/>
              <w:rPr>
                <w:sz w:val="18"/>
                <w:szCs w:val="18"/>
              </w:rPr>
            </w:pPr>
            <w:r>
              <w:rPr>
                <w:sz w:val="18"/>
                <w:szCs w:val="18"/>
              </w:rPr>
              <w:t>2)     HES APC (apcs):</w:t>
            </w:r>
          </w:p>
          <w:p w14:paraId="6A2CDA66" w14:textId="77777777" w:rsidR="002F02C0" w:rsidRDefault="00000000">
            <w:pPr>
              <w:numPr>
                <w:ilvl w:val="0"/>
                <w:numId w:val="15"/>
              </w:numPr>
              <w:spacing w:line="240" w:lineRule="auto"/>
              <w:rPr>
                <w:sz w:val="18"/>
                <w:szCs w:val="18"/>
              </w:rPr>
            </w:pPr>
            <w:r>
              <w:rPr>
                <w:sz w:val="18"/>
                <w:szCs w:val="18"/>
              </w:rPr>
              <w:t>ckd_stage4_icd10 -&gt; ["N184"]</w:t>
            </w:r>
          </w:p>
          <w:p w14:paraId="55C37509" w14:textId="77777777" w:rsidR="002F02C0" w:rsidRDefault="00000000">
            <w:pPr>
              <w:numPr>
                <w:ilvl w:val="0"/>
                <w:numId w:val="15"/>
              </w:numPr>
              <w:spacing w:line="240" w:lineRule="auto"/>
              <w:rPr>
                <w:sz w:val="18"/>
                <w:szCs w:val="18"/>
              </w:rPr>
            </w:pPr>
            <w:r>
              <w:rPr>
                <w:sz w:val="18"/>
                <w:szCs w:val="18"/>
              </w:rPr>
              <w:t>ckd_stage5_icd10 -&gt; ["N185"]</w:t>
            </w:r>
          </w:p>
        </w:tc>
        <w:tc>
          <w:tcPr>
            <w:tcW w:w="2895" w:type="dxa"/>
            <w:tcBorders>
              <w:bottom w:val="single" w:sz="8" w:space="0" w:color="000000"/>
              <w:right w:val="single" w:sz="8" w:space="0" w:color="000000"/>
            </w:tcBorders>
            <w:tcMar>
              <w:top w:w="0" w:type="dxa"/>
              <w:left w:w="100" w:type="dxa"/>
              <w:bottom w:w="0" w:type="dxa"/>
              <w:right w:w="100" w:type="dxa"/>
            </w:tcMar>
          </w:tcPr>
          <w:p w14:paraId="466DCF62"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447379FD" w14:textId="77777777">
        <w:trPr>
          <w:trHeight w:val="1350"/>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F2330F" w14:textId="77777777" w:rsidR="002F02C0" w:rsidRDefault="00000000">
            <w:pPr>
              <w:spacing w:line="240" w:lineRule="auto"/>
              <w:rPr>
                <w:sz w:val="18"/>
                <w:szCs w:val="18"/>
              </w:rPr>
            </w:pPr>
            <w:r>
              <w:rPr>
                <w:color w:val="212121"/>
                <w:sz w:val="18"/>
                <w:szCs w:val="18"/>
                <w:highlight w:val="white"/>
              </w:rPr>
              <w:t xml:space="preserve">Clinical history of </w:t>
            </w:r>
            <w:r>
              <w:rPr>
                <w:sz w:val="18"/>
                <w:szCs w:val="18"/>
              </w:rPr>
              <w:t>advance decompensated liver cirrhosis, before baseline</w:t>
            </w:r>
          </w:p>
          <w:p w14:paraId="5E9DAA07" w14:textId="77777777" w:rsidR="002F02C0" w:rsidRDefault="002F02C0">
            <w:pPr>
              <w:spacing w:line="240" w:lineRule="auto"/>
              <w:rPr>
                <w:sz w:val="18"/>
                <w:szCs w:val="18"/>
              </w:rPr>
            </w:pP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90B7BE" w14:textId="77777777" w:rsidR="002F02C0" w:rsidRDefault="00000000">
            <w:pPr>
              <w:spacing w:line="240" w:lineRule="auto"/>
              <w:rPr>
                <w:sz w:val="18"/>
                <w:szCs w:val="18"/>
              </w:rPr>
            </w:pPr>
            <w:r>
              <w:rPr>
                <w:sz w:val="18"/>
                <w:szCs w:val="18"/>
              </w:rPr>
              <w:t>elig_date_liver_cirrhosis_first</w:t>
            </w:r>
          </w:p>
        </w:tc>
        <w:tc>
          <w:tcPr>
            <w:tcW w:w="765" w:type="dxa"/>
            <w:tcBorders>
              <w:bottom w:val="single" w:sz="8" w:space="0" w:color="000000"/>
              <w:right w:val="single" w:sz="8" w:space="0" w:color="000000"/>
            </w:tcBorders>
            <w:tcMar>
              <w:top w:w="0" w:type="dxa"/>
              <w:left w:w="100" w:type="dxa"/>
              <w:bottom w:w="0" w:type="dxa"/>
              <w:right w:w="100" w:type="dxa"/>
            </w:tcMar>
          </w:tcPr>
          <w:p w14:paraId="07E5CEC4"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1639E768"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466F4F15" w14:textId="77777777" w:rsidR="002F02C0" w:rsidRDefault="00000000">
            <w:pPr>
              <w:spacing w:line="240" w:lineRule="auto"/>
              <w:rPr>
                <w:sz w:val="18"/>
                <w:szCs w:val="18"/>
              </w:rPr>
            </w:pPr>
            <w:r>
              <w:rPr>
                <w:sz w:val="18"/>
                <w:szCs w:val="18"/>
              </w:rPr>
              <w:t>1)     Primary care (clinical_events):</w:t>
            </w:r>
          </w:p>
          <w:p w14:paraId="3739AB5A" w14:textId="77777777" w:rsidR="002F02C0" w:rsidRDefault="00000000">
            <w:pPr>
              <w:numPr>
                <w:ilvl w:val="0"/>
                <w:numId w:val="9"/>
              </w:numPr>
              <w:spacing w:line="240" w:lineRule="auto"/>
              <w:rPr>
                <w:sz w:val="18"/>
                <w:szCs w:val="18"/>
              </w:rPr>
            </w:pPr>
            <w:hyperlink r:id="rId33">
              <w:r>
                <w:rPr>
                  <w:color w:val="1155CC"/>
                  <w:sz w:val="18"/>
                  <w:szCs w:val="18"/>
                  <w:u w:val="single"/>
                </w:rPr>
                <w:t>advanced_decompensated_cirrhosis_snomed_clinical</w:t>
              </w:r>
            </w:hyperlink>
          </w:p>
          <w:p w14:paraId="3A6F638D" w14:textId="77777777" w:rsidR="002F02C0" w:rsidRDefault="00000000">
            <w:pPr>
              <w:numPr>
                <w:ilvl w:val="0"/>
                <w:numId w:val="9"/>
              </w:numPr>
              <w:spacing w:line="240" w:lineRule="auto"/>
              <w:rPr>
                <w:sz w:val="18"/>
                <w:szCs w:val="18"/>
              </w:rPr>
            </w:pPr>
            <w:hyperlink r:id="rId34">
              <w:r>
                <w:rPr>
                  <w:color w:val="1155CC"/>
                  <w:sz w:val="18"/>
                  <w:szCs w:val="18"/>
                  <w:u w:val="single"/>
                </w:rPr>
                <w:t>ascitic_drainage_snomed_c</w:t>
              </w:r>
            </w:hyperlink>
            <w:r>
              <w:rPr>
                <w:sz w:val="18"/>
                <w:szCs w:val="18"/>
              </w:rPr>
              <w:t>linical</w:t>
            </w:r>
          </w:p>
          <w:p w14:paraId="5E4AF97A" w14:textId="77777777" w:rsidR="002F02C0" w:rsidRDefault="00000000">
            <w:pPr>
              <w:spacing w:line="240" w:lineRule="auto"/>
              <w:rPr>
                <w:sz w:val="18"/>
                <w:szCs w:val="18"/>
              </w:rPr>
            </w:pPr>
            <w:r>
              <w:rPr>
                <w:sz w:val="18"/>
                <w:szCs w:val="18"/>
              </w:rPr>
              <w:t>2)     HES APC (apcs):</w:t>
            </w:r>
          </w:p>
          <w:p w14:paraId="7D51B4AD" w14:textId="77777777" w:rsidR="002F02C0" w:rsidRDefault="00000000">
            <w:pPr>
              <w:numPr>
                <w:ilvl w:val="0"/>
                <w:numId w:val="5"/>
              </w:numPr>
              <w:spacing w:line="240" w:lineRule="auto"/>
              <w:rPr>
                <w:sz w:val="18"/>
                <w:szCs w:val="18"/>
              </w:rPr>
            </w:pPr>
            <w:hyperlink r:id="rId35">
              <w:r>
                <w:rPr>
                  <w:color w:val="1155CC"/>
                  <w:sz w:val="18"/>
                  <w:szCs w:val="18"/>
                  <w:u w:val="single"/>
                </w:rPr>
                <w:t>advanced_decompensated_cirrhosis_icd10</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428D5E9D"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5CD5382B" w14:textId="77777777">
        <w:trPr>
          <w:trHeight w:val="2957"/>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1BA74B" w14:textId="77777777" w:rsidR="002F02C0" w:rsidRDefault="00000000">
            <w:pPr>
              <w:spacing w:line="240" w:lineRule="auto"/>
              <w:rPr>
                <w:sz w:val="18"/>
                <w:szCs w:val="18"/>
              </w:rPr>
            </w:pPr>
            <w:r>
              <w:rPr>
                <w:sz w:val="18"/>
                <w:szCs w:val="18"/>
              </w:rPr>
              <w:t xml:space="preserve">Use of the following medications </w:t>
            </w:r>
            <w:r>
              <w:rPr>
                <w:sz w:val="18"/>
                <w:szCs w:val="18"/>
                <w:u w:val="single"/>
              </w:rPr>
              <w:t>in the last 14 days</w:t>
            </w:r>
            <w:r>
              <w:rPr>
                <w:sz w:val="18"/>
                <w:szCs w:val="18"/>
              </w:rPr>
              <w:t>: Cimetidine, hydroxychloroquine, dolutegravir, patiromer, ranolazine, Monoamine Oxide Inhibitors (Phenelzine, Tranylcypromine, Selegiline, moclobemide), Sotalol, Clonidine, Methyldopa, Prazosin, Doxazosin,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EDAD8E" w14:textId="77777777" w:rsidR="002F02C0" w:rsidRDefault="00000000">
            <w:pPr>
              <w:spacing w:line="240" w:lineRule="auto"/>
              <w:rPr>
                <w:sz w:val="18"/>
                <w:szCs w:val="18"/>
              </w:rPr>
            </w:pPr>
            <w:r>
              <w:rPr>
                <w:sz w:val="18"/>
                <w:szCs w:val="18"/>
              </w:rPr>
              <w:t>elig_date_metfin_interaction_last</w:t>
            </w:r>
          </w:p>
          <w:p w14:paraId="6127FB19" w14:textId="77777777" w:rsidR="002F02C0" w:rsidRDefault="002F02C0">
            <w:pPr>
              <w:spacing w:line="240" w:lineRule="auto"/>
              <w:rPr>
                <w:sz w:val="18"/>
                <w:szCs w:val="18"/>
              </w:rPr>
            </w:pPr>
          </w:p>
        </w:tc>
        <w:tc>
          <w:tcPr>
            <w:tcW w:w="765" w:type="dxa"/>
            <w:tcBorders>
              <w:bottom w:val="single" w:sz="8" w:space="0" w:color="000000"/>
              <w:right w:val="single" w:sz="8" w:space="0" w:color="000000"/>
            </w:tcBorders>
            <w:tcMar>
              <w:top w:w="0" w:type="dxa"/>
              <w:left w:w="100" w:type="dxa"/>
              <w:bottom w:w="0" w:type="dxa"/>
              <w:right w:w="100" w:type="dxa"/>
            </w:tcMar>
          </w:tcPr>
          <w:p w14:paraId="55D8D81B"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7AE75E78"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1920198F" w14:textId="77777777" w:rsidR="002F02C0" w:rsidRDefault="00000000">
            <w:pPr>
              <w:spacing w:line="240" w:lineRule="auto"/>
              <w:rPr>
                <w:sz w:val="18"/>
                <w:szCs w:val="18"/>
              </w:rPr>
            </w:pPr>
            <w:r>
              <w:rPr>
                <w:sz w:val="18"/>
                <w:szCs w:val="18"/>
              </w:rPr>
              <w:t>Primary care (medications):</w:t>
            </w:r>
          </w:p>
          <w:p w14:paraId="7F812F14" w14:textId="77777777" w:rsidR="002F02C0" w:rsidRDefault="00000000">
            <w:pPr>
              <w:numPr>
                <w:ilvl w:val="0"/>
                <w:numId w:val="11"/>
              </w:numPr>
              <w:spacing w:line="240" w:lineRule="auto"/>
              <w:rPr>
                <w:sz w:val="18"/>
                <w:szCs w:val="18"/>
              </w:rPr>
            </w:pPr>
            <w:hyperlink r:id="rId36">
              <w:r>
                <w:rPr>
                  <w:color w:val="1155CC"/>
                  <w:sz w:val="18"/>
                  <w:szCs w:val="18"/>
                  <w:u w:val="single"/>
                </w:rPr>
                <w:t>metformin_interaction_</w:t>
              </w:r>
            </w:hyperlink>
            <w:r>
              <w:rPr>
                <w:sz w:val="18"/>
                <w:szCs w:val="18"/>
              </w:rPr>
              <w:t>dmd</w:t>
            </w:r>
          </w:p>
        </w:tc>
        <w:tc>
          <w:tcPr>
            <w:tcW w:w="2895" w:type="dxa"/>
            <w:tcBorders>
              <w:bottom w:val="single" w:sz="8" w:space="0" w:color="000000"/>
              <w:right w:val="single" w:sz="8" w:space="0" w:color="000000"/>
            </w:tcBorders>
            <w:tcMar>
              <w:top w:w="0" w:type="dxa"/>
              <w:left w:w="100" w:type="dxa"/>
              <w:bottom w:w="0" w:type="dxa"/>
              <w:right w:w="100" w:type="dxa"/>
            </w:tcMar>
          </w:tcPr>
          <w:p w14:paraId="19F811F2"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51C244EC" w14:textId="77777777">
        <w:trPr>
          <w:trHeight w:val="67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D8BFDB" w14:textId="77777777" w:rsidR="002F02C0" w:rsidRDefault="00000000">
            <w:pPr>
              <w:spacing w:line="240" w:lineRule="auto"/>
              <w:rPr>
                <w:sz w:val="18"/>
                <w:szCs w:val="18"/>
              </w:rPr>
            </w:pPr>
            <w:r>
              <w:rPr>
                <w:sz w:val="18"/>
                <w:szCs w:val="18"/>
              </w:rPr>
              <w:t>Hospitalized, within 2 days prior to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452686" w14:textId="77777777" w:rsidR="002F02C0" w:rsidRDefault="00000000">
            <w:pPr>
              <w:spacing w:line="240" w:lineRule="auto"/>
              <w:rPr>
                <w:sz w:val="18"/>
                <w:szCs w:val="18"/>
              </w:rPr>
            </w:pPr>
            <w:r>
              <w:rPr>
                <w:sz w:val="18"/>
                <w:szCs w:val="18"/>
              </w:rPr>
              <w:t>elig_bin_hosp</w:t>
            </w:r>
          </w:p>
        </w:tc>
        <w:tc>
          <w:tcPr>
            <w:tcW w:w="765" w:type="dxa"/>
            <w:tcBorders>
              <w:bottom w:val="single" w:sz="8" w:space="0" w:color="000000"/>
              <w:right w:val="single" w:sz="8" w:space="0" w:color="000000"/>
            </w:tcBorders>
            <w:tcMar>
              <w:top w:w="0" w:type="dxa"/>
              <w:left w:w="100" w:type="dxa"/>
              <w:bottom w:w="0" w:type="dxa"/>
              <w:right w:w="100" w:type="dxa"/>
            </w:tcMar>
          </w:tcPr>
          <w:p w14:paraId="3FE3C729" w14:textId="77777777" w:rsidR="002F02C0" w:rsidRDefault="00000000">
            <w:pPr>
              <w:spacing w:line="240" w:lineRule="auto"/>
              <w:rPr>
                <w:sz w:val="18"/>
                <w:szCs w:val="18"/>
              </w:rPr>
            </w:pPr>
            <w:r>
              <w:rPr>
                <w:sz w:val="18"/>
                <w:szCs w:val="18"/>
              </w:rPr>
              <w:t>Binary</w:t>
            </w:r>
          </w:p>
        </w:tc>
        <w:tc>
          <w:tcPr>
            <w:tcW w:w="795" w:type="dxa"/>
            <w:tcBorders>
              <w:bottom w:val="single" w:sz="8" w:space="0" w:color="000000"/>
              <w:right w:val="single" w:sz="8" w:space="0" w:color="000000"/>
            </w:tcBorders>
            <w:tcMar>
              <w:top w:w="0" w:type="dxa"/>
              <w:left w:w="100" w:type="dxa"/>
              <w:bottom w:w="0" w:type="dxa"/>
              <w:right w:w="100" w:type="dxa"/>
            </w:tcMar>
          </w:tcPr>
          <w:p w14:paraId="205C39A0" w14:textId="77777777" w:rsidR="002F02C0" w:rsidRDefault="00000000">
            <w:pPr>
              <w:spacing w:line="240" w:lineRule="auto"/>
              <w:rPr>
                <w:sz w:val="18"/>
                <w:szCs w:val="18"/>
              </w:rPr>
            </w:pPr>
            <w:r>
              <w:rPr>
                <w:sz w:val="18"/>
                <w:szCs w:val="18"/>
              </w:rPr>
              <w:t>T, F</w:t>
            </w:r>
          </w:p>
        </w:tc>
        <w:tc>
          <w:tcPr>
            <w:tcW w:w="6165" w:type="dxa"/>
            <w:tcBorders>
              <w:bottom w:val="single" w:sz="8" w:space="0" w:color="000000"/>
              <w:right w:val="single" w:sz="8" w:space="0" w:color="000000"/>
            </w:tcBorders>
            <w:tcMar>
              <w:top w:w="0" w:type="dxa"/>
              <w:left w:w="100" w:type="dxa"/>
              <w:bottom w:w="0" w:type="dxa"/>
              <w:right w:w="100" w:type="dxa"/>
            </w:tcMar>
          </w:tcPr>
          <w:p w14:paraId="0D1B7EC7" w14:textId="77777777" w:rsidR="002F02C0" w:rsidRDefault="00000000">
            <w:pPr>
              <w:spacing w:line="240" w:lineRule="auto"/>
              <w:rPr>
                <w:sz w:val="18"/>
                <w:szCs w:val="18"/>
              </w:rPr>
            </w:pPr>
            <w:r>
              <w:rPr>
                <w:sz w:val="18"/>
                <w:szCs w:val="18"/>
              </w:rPr>
              <w:t>HES APC (apcs):</w:t>
            </w:r>
          </w:p>
          <w:p w14:paraId="72DB4EFD" w14:textId="77777777" w:rsidR="002F02C0" w:rsidRDefault="00000000">
            <w:pPr>
              <w:spacing w:line="240" w:lineRule="auto"/>
              <w:rPr>
                <w:sz w:val="18"/>
                <w:szCs w:val="18"/>
              </w:rPr>
            </w:pPr>
            <w:r>
              <w:rPr>
                <w:sz w:val="18"/>
                <w:szCs w:val="18"/>
              </w:rPr>
              <w:t>- any admission date within 2 days prior to baseline</w:t>
            </w:r>
          </w:p>
        </w:tc>
        <w:tc>
          <w:tcPr>
            <w:tcW w:w="2895" w:type="dxa"/>
            <w:tcBorders>
              <w:bottom w:val="single" w:sz="8" w:space="0" w:color="000000"/>
              <w:right w:val="single" w:sz="8" w:space="0" w:color="000000"/>
            </w:tcBorders>
            <w:tcMar>
              <w:top w:w="0" w:type="dxa"/>
              <w:left w:w="100" w:type="dxa"/>
              <w:bottom w:w="0" w:type="dxa"/>
              <w:right w:w="100" w:type="dxa"/>
            </w:tcMar>
          </w:tcPr>
          <w:p w14:paraId="627230AD" w14:textId="77777777" w:rsidR="002F02C0" w:rsidRDefault="00000000">
            <w:pPr>
              <w:spacing w:line="240" w:lineRule="auto"/>
              <w:rPr>
                <w:sz w:val="18"/>
                <w:szCs w:val="18"/>
              </w:rPr>
            </w:pPr>
            <w:r>
              <w:rPr>
                <w:sz w:val="18"/>
                <w:szCs w:val="18"/>
              </w:rPr>
              <w:t>Baseline: elig_date_t2dm</w:t>
            </w:r>
          </w:p>
        </w:tc>
      </w:tr>
      <w:tr w:rsidR="002F02C0" w14:paraId="1433F66F" w14:textId="77777777">
        <w:trPr>
          <w:trHeight w:val="142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DAF70A" w14:textId="77777777" w:rsidR="002F02C0" w:rsidRDefault="00000000">
            <w:pPr>
              <w:spacing w:line="240" w:lineRule="auto"/>
              <w:rPr>
                <w:sz w:val="18"/>
                <w:szCs w:val="18"/>
              </w:rPr>
            </w:pPr>
            <w:r>
              <w:rPr>
                <w:sz w:val="18"/>
                <w:szCs w:val="18"/>
              </w:rPr>
              <w:t>Care home resident, at baseline</w:t>
            </w:r>
          </w:p>
        </w:tc>
        <w:tc>
          <w:tcPr>
            <w:tcW w:w="2175" w:type="dxa"/>
            <w:tcBorders>
              <w:bottom w:val="single" w:sz="8" w:space="0" w:color="000000"/>
              <w:right w:val="single" w:sz="8" w:space="0" w:color="000000"/>
            </w:tcBorders>
            <w:tcMar>
              <w:top w:w="0" w:type="dxa"/>
              <w:left w:w="100" w:type="dxa"/>
              <w:bottom w:w="0" w:type="dxa"/>
              <w:right w:w="100" w:type="dxa"/>
            </w:tcMar>
          </w:tcPr>
          <w:p w14:paraId="7F440449" w14:textId="77777777" w:rsidR="002F02C0" w:rsidRDefault="00000000">
            <w:pPr>
              <w:spacing w:line="240" w:lineRule="auto"/>
              <w:rPr>
                <w:sz w:val="18"/>
                <w:szCs w:val="18"/>
              </w:rPr>
            </w:pPr>
            <w:r>
              <w:rPr>
                <w:sz w:val="18"/>
                <w:szCs w:val="18"/>
              </w:rPr>
              <w:t>elig_bin_carehome_status</w:t>
            </w:r>
          </w:p>
        </w:tc>
        <w:tc>
          <w:tcPr>
            <w:tcW w:w="765" w:type="dxa"/>
            <w:tcBorders>
              <w:bottom w:val="single" w:sz="8" w:space="0" w:color="000000"/>
              <w:right w:val="single" w:sz="8" w:space="0" w:color="000000"/>
            </w:tcBorders>
            <w:tcMar>
              <w:top w:w="0" w:type="dxa"/>
              <w:left w:w="100" w:type="dxa"/>
              <w:bottom w:w="0" w:type="dxa"/>
              <w:right w:w="100" w:type="dxa"/>
            </w:tcMar>
          </w:tcPr>
          <w:p w14:paraId="6F655390" w14:textId="77777777" w:rsidR="002F02C0" w:rsidRDefault="00000000">
            <w:pPr>
              <w:spacing w:line="240" w:lineRule="auto"/>
              <w:rPr>
                <w:sz w:val="18"/>
                <w:szCs w:val="18"/>
              </w:rPr>
            </w:pPr>
            <w:r>
              <w:rPr>
                <w:sz w:val="18"/>
                <w:szCs w:val="18"/>
              </w:rPr>
              <w:t xml:space="preserve">Binary </w:t>
            </w:r>
          </w:p>
        </w:tc>
        <w:tc>
          <w:tcPr>
            <w:tcW w:w="795" w:type="dxa"/>
            <w:tcBorders>
              <w:bottom w:val="single" w:sz="8" w:space="0" w:color="000000"/>
              <w:right w:val="single" w:sz="8" w:space="0" w:color="000000"/>
            </w:tcBorders>
            <w:tcMar>
              <w:top w:w="0" w:type="dxa"/>
              <w:left w:w="100" w:type="dxa"/>
              <w:bottom w:w="0" w:type="dxa"/>
              <w:right w:w="100" w:type="dxa"/>
            </w:tcMar>
          </w:tcPr>
          <w:p w14:paraId="1D439C7F" w14:textId="77777777" w:rsidR="002F02C0" w:rsidRDefault="00000000">
            <w:pPr>
              <w:spacing w:line="240" w:lineRule="auto"/>
              <w:rPr>
                <w:sz w:val="18"/>
                <w:szCs w:val="18"/>
              </w:rPr>
            </w:pPr>
            <w:r>
              <w:rPr>
                <w:sz w:val="18"/>
                <w:szCs w:val="18"/>
              </w:rPr>
              <w:t>T, F</w:t>
            </w:r>
          </w:p>
        </w:tc>
        <w:tc>
          <w:tcPr>
            <w:tcW w:w="6165" w:type="dxa"/>
            <w:tcBorders>
              <w:bottom w:val="single" w:sz="8" w:space="0" w:color="000000"/>
              <w:right w:val="single" w:sz="8" w:space="0" w:color="000000"/>
            </w:tcBorders>
            <w:tcMar>
              <w:top w:w="0" w:type="dxa"/>
              <w:left w:w="100" w:type="dxa"/>
              <w:bottom w:w="0" w:type="dxa"/>
              <w:right w:w="100" w:type="dxa"/>
            </w:tcMar>
          </w:tcPr>
          <w:p w14:paraId="45D77E3E" w14:textId="77777777" w:rsidR="002F02C0" w:rsidRDefault="00000000">
            <w:pPr>
              <w:spacing w:line="240" w:lineRule="auto"/>
              <w:rPr>
                <w:sz w:val="18"/>
                <w:szCs w:val="18"/>
              </w:rPr>
            </w:pPr>
            <w:r>
              <w:rPr>
                <w:sz w:val="18"/>
                <w:szCs w:val="18"/>
              </w:rPr>
              <w:t>1)     Primary care (clinical_events):</w:t>
            </w:r>
          </w:p>
          <w:p w14:paraId="7712DCA6" w14:textId="77777777" w:rsidR="002F02C0" w:rsidRDefault="00000000">
            <w:pPr>
              <w:spacing w:line="240" w:lineRule="auto"/>
              <w:rPr>
                <w:sz w:val="18"/>
                <w:szCs w:val="18"/>
              </w:rPr>
            </w:pPr>
            <w:r>
              <w:rPr>
                <w:sz w:val="18"/>
                <w:szCs w:val="18"/>
              </w:rPr>
              <w:t xml:space="preserve">-        </w:t>
            </w:r>
            <w:hyperlink r:id="rId37">
              <w:r>
                <w:rPr>
                  <w:color w:val="1155CC"/>
                  <w:sz w:val="18"/>
                  <w:szCs w:val="18"/>
                  <w:u w:val="single"/>
                </w:rPr>
                <w:t>carehome</w:t>
              </w:r>
            </w:hyperlink>
          </w:p>
          <w:p w14:paraId="29A7BB20" w14:textId="77777777" w:rsidR="002F02C0" w:rsidRDefault="00000000">
            <w:pPr>
              <w:spacing w:line="240" w:lineRule="auto"/>
              <w:rPr>
                <w:sz w:val="18"/>
                <w:szCs w:val="18"/>
              </w:rPr>
            </w:pPr>
            <w:r>
              <w:rPr>
                <w:sz w:val="18"/>
                <w:szCs w:val="18"/>
              </w:rPr>
              <w:t>2)     Primary care (addresses):</w:t>
            </w:r>
          </w:p>
          <w:p w14:paraId="22C286FB" w14:textId="77777777" w:rsidR="002F02C0" w:rsidRDefault="00000000">
            <w:pPr>
              <w:spacing w:line="240" w:lineRule="auto"/>
              <w:rPr>
                <w:sz w:val="18"/>
                <w:szCs w:val="18"/>
              </w:rPr>
            </w:pPr>
            <w:r>
              <w:rPr>
                <w:sz w:val="18"/>
                <w:szCs w:val="18"/>
              </w:rPr>
              <w:t>- care_home_is_potential_match</w:t>
            </w:r>
          </w:p>
          <w:p w14:paraId="1BC1022F" w14:textId="77777777" w:rsidR="002F02C0" w:rsidRDefault="00000000">
            <w:pPr>
              <w:spacing w:line="240" w:lineRule="auto"/>
              <w:rPr>
                <w:sz w:val="18"/>
                <w:szCs w:val="18"/>
              </w:rPr>
            </w:pPr>
            <w:r>
              <w:rPr>
                <w:sz w:val="18"/>
                <w:szCs w:val="18"/>
              </w:rPr>
              <w:t>- care_home_requires_nursing</w:t>
            </w:r>
          </w:p>
          <w:p w14:paraId="567D84FD" w14:textId="77777777" w:rsidR="002F02C0" w:rsidRDefault="00000000">
            <w:pPr>
              <w:spacing w:line="240" w:lineRule="auto"/>
              <w:rPr>
                <w:sz w:val="18"/>
                <w:szCs w:val="18"/>
              </w:rPr>
            </w:pPr>
            <w:r>
              <w:rPr>
                <w:sz w:val="18"/>
                <w:szCs w:val="18"/>
              </w:rPr>
              <w:t>- care_home_does_not_require_nursing</w:t>
            </w:r>
          </w:p>
        </w:tc>
        <w:tc>
          <w:tcPr>
            <w:tcW w:w="2895" w:type="dxa"/>
            <w:tcBorders>
              <w:bottom w:val="single" w:sz="8" w:space="0" w:color="000000"/>
              <w:right w:val="single" w:sz="8" w:space="0" w:color="000000"/>
            </w:tcBorders>
            <w:tcMar>
              <w:top w:w="0" w:type="dxa"/>
              <w:left w:w="100" w:type="dxa"/>
              <w:bottom w:w="0" w:type="dxa"/>
              <w:right w:w="100" w:type="dxa"/>
            </w:tcMar>
          </w:tcPr>
          <w:p w14:paraId="2863B56E" w14:textId="77777777" w:rsidR="002F02C0" w:rsidRDefault="00000000">
            <w:pPr>
              <w:spacing w:line="240" w:lineRule="auto"/>
              <w:rPr>
                <w:sz w:val="18"/>
                <w:szCs w:val="18"/>
              </w:rPr>
            </w:pPr>
            <w:r>
              <w:rPr>
                <w:sz w:val="18"/>
                <w:szCs w:val="18"/>
              </w:rPr>
              <w:t>Baseline: elig_date_t2dm</w:t>
            </w:r>
          </w:p>
        </w:tc>
      </w:tr>
      <w:tr w:rsidR="002F02C0" w14:paraId="398B4AB0" w14:textId="77777777">
        <w:trPr>
          <w:trHeight w:val="70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81C004" w14:textId="77777777" w:rsidR="002F02C0" w:rsidRDefault="00000000">
            <w:pPr>
              <w:spacing w:line="240" w:lineRule="auto"/>
              <w:rPr>
                <w:sz w:val="18"/>
                <w:szCs w:val="18"/>
              </w:rPr>
            </w:pPr>
            <w:r>
              <w:rPr>
                <w:sz w:val="18"/>
                <w:szCs w:val="18"/>
              </w:rPr>
              <w:t>Palliative care, within 6 months prior to baseline</w:t>
            </w:r>
          </w:p>
        </w:tc>
        <w:tc>
          <w:tcPr>
            <w:tcW w:w="2175" w:type="dxa"/>
            <w:tcBorders>
              <w:bottom w:val="single" w:sz="8" w:space="0" w:color="000000"/>
              <w:right w:val="single" w:sz="8" w:space="0" w:color="000000"/>
            </w:tcBorders>
            <w:tcMar>
              <w:top w:w="0" w:type="dxa"/>
              <w:left w:w="100" w:type="dxa"/>
              <w:bottom w:w="0" w:type="dxa"/>
              <w:right w:w="100" w:type="dxa"/>
            </w:tcMar>
          </w:tcPr>
          <w:p w14:paraId="14B01C11" w14:textId="77777777" w:rsidR="002F02C0" w:rsidRDefault="00000000">
            <w:pPr>
              <w:spacing w:line="240" w:lineRule="auto"/>
              <w:rPr>
                <w:sz w:val="18"/>
                <w:szCs w:val="18"/>
              </w:rPr>
            </w:pPr>
            <w:r>
              <w:rPr>
                <w:sz w:val="18"/>
                <w:szCs w:val="18"/>
              </w:rPr>
              <w:t>elig_date_palliative</w:t>
            </w:r>
          </w:p>
        </w:tc>
        <w:tc>
          <w:tcPr>
            <w:tcW w:w="765" w:type="dxa"/>
            <w:tcBorders>
              <w:bottom w:val="single" w:sz="8" w:space="0" w:color="000000"/>
              <w:right w:val="single" w:sz="8" w:space="0" w:color="000000"/>
            </w:tcBorders>
            <w:tcMar>
              <w:top w:w="0" w:type="dxa"/>
              <w:left w:w="100" w:type="dxa"/>
              <w:bottom w:w="0" w:type="dxa"/>
              <w:right w:w="100" w:type="dxa"/>
            </w:tcMar>
          </w:tcPr>
          <w:p w14:paraId="43317E02" w14:textId="77777777" w:rsidR="002F02C0" w:rsidRDefault="00000000">
            <w:pPr>
              <w:spacing w:line="240" w:lineRule="auto"/>
              <w:rPr>
                <w:sz w:val="18"/>
                <w:szCs w:val="18"/>
              </w:rPr>
            </w:pPr>
            <w:r>
              <w:rPr>
                <w:sz w:val="18"/>
                <w:szCs w:val="18"/>
              </w:rPr>
              <w:t xml:space="preserve">Date </w:t>
            </w:r>
          </w:p>
        </w:tc>
        <w:tc>
          <w:tcPr>
            <w:tcW w:w="795" w:type="dxa"/>
            <w:tcBorders>
              <w:bottom w:val="single" w:sz="8" w:space="0" w:color="000000"/>
              <w:right w:val="single" w:sz="8" w:space="0" w:color="000000"/>
            </w:tcBorders>
            <w:tcMar>
              <w:top w:w="0" w:type="dxa"/>
              <w:left w:w="100" w:type="dxa"/>
              <w:bottom w:w="0" w:type="dxa"/>
              <w:right w:w="100" w:type="dxa"/>
            </w:tcMar>
          </w:tcPr>
          <w:p w14:paraId="5CBBF7A7" w14:textId="77777777" w:rsidR="002F02C0" w:rsidRDefault="00000000">
            <w:pPr>
              <w:spacing w:line="240" w:lineRule="auto"/>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3218B535" w14:textId="77777777" w:rsidR="002F02C0" w:rsidRDefault="00000000">
            <w:pPr>
              <w:spacing w:line="240" w:lineRule="auto"/>
              <w:rPr>
                <w:sz w:val="18"/>
                <w:szCs w:val="18"/>
              </w:rPr>
            </w:pPr>
            <w:r>
              <w:rPr>
                <w:sz w:val="18"/>
                <w:szCs w:val="18"/>
              </w:rPr>
              <w:t>1)     Primary care (clinical_events):</w:t>
            </w:r>
          </w:p>
          <w:p w14:paraId="78EC8F89" w14:textId="77777777" w:rsidR="002F02C0" w:rsidRDefault="00000000">
            <w:pPr>
              <w:spacing w:line="240" w:lineRule="auto"/>
              <w:rPr>
                <w:sz w:val="18"/>
                <w:szCs w:val="18"/>
              </w:rPr>
            </w:pPr>
            <w:r>
              <w:rPr>
                <w:sz w:val="18"/>
                <w:szCs w:val="18"/>
              </w:rPr>
              <w:t xml:space="preserve">-        </w:t>
            </w:r>
            <w:hyperlink r:id="rId38">
              <w:r>
                <w:rPr>
                  <w:color w:val="1155CC"/>
                  <w:sz w:val="18"/>
                  <w:szCs w:val="18"/>
                  <w:u w:val="single"/>
                </w:rPr>
                <w:t>palliative_snomed</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264B8072" w14:textId="77777777" w:rsidR="002F02C0" w:rsidRDefault="00000000">
            <w:pPr>
              <w:spacing w:line="240" w:lineRule="auto"/>
              <w:rPr>
                <w:sz w:val="18"/>
                <w:szCs w:val="18"/>
              </w:rPr>
            </w:pPr>
            <w:r>
              <w:rPr>
                <w:sz w:val="18"/>
                <w:szCs w:val="18"/>
              </w:rPr>
              <w:t>Baseline: elig_date_t2dm</w:t>
            </w:r>
          </w:p>
        </w:tc>
      </w:tr>
    </w:tbl>
    <w:p w14:paraId="2FBD2166" w14:textId="77777777" w:rsidR="002F02C0" w:rsidRDefault="00000000">
      <w:pPr>
        <w:pStyle w:val="Heading3"/>
        <w:spacing w:line="276" w:lineRule="auto"/>
        <w:rPr>
          <w:color w:val="000000"/>
          <w:sz w:val="22"/>
          <w:szCs w:val="22"/>
        </w:rPr>
      </w:pPr>
      <w:bookmarkStart w:id="177" w:name="_p1f3vb2jjigu" w:colFirst="0" w:colLast="0"/>
      <w:bookmarkEnd w:id="177"/>
      <w:r>
        <w:rPr>
          <w:color w:val="000000"/>
          <w:sz w:val="22"/>
          <w:szCs w:val="22"/>
        </w:rPr>
        <w:lastRenderedPageBreak/>
        <w:t xml:space="preserve">Table 2. Data completeness and quality assurance variables </w:t>
      </w:r>
    </w:p>
    <w:tbl>
      <w:tblPr>
        <w:tblStyle w:val="a1"/>
        <w:tblW w:w="15480" w:type="dxa"/>
        <w:tblInd w:w="-5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15"/>
        <w:gridCol w:w="2100"/>
        <w:gridCol w:w="1455"/>
        <w:gridCol w:w="1950"/>
        <w:gridCol w:w="3675"/>
        <w:gridCol w:w="3585"/>
      </w:tblGrid>
      <w:tr w:rsidR="002F02C0" w14:paraId="601D86F6" w14:textId="77777777">
        <w:trPr>
          <w:trHeight w:val="330"/>
        </w:trPr>
        <w:tc>
          <w:tcPr>
            <w:tcW w:w="271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5B70945" w14:textId="77777777" w:rsidR="002F02C0" w:rsidRDefault="00000000">
            <w:pPr>
              <w:spacing w:line="240" w:lineRule="auto"/>
              <w:rPr>
                <w:b/>
                <w:bCs/>
                <w:sz w:val="18"/>
                <w:szCs w:val="18"/>
              </w:rPr>
            </w:pPr>
            <w:r>
              <w:rPr>
                <w:b/>
                <w:bCs/>
                <w:sz w:val="18"/>
                <w:szCs w:val="18"/>
              </w:rPr>
              <w:t>Variable</w:t>
            </w:r>
          </w:p>
        </w:tc>
        <w:tc>
          <w:tcPr>
            <w:tcW w:w="2100"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9EB4CEB" w14:textId="77777777" w:rsidR="002F02C0" w:rsidRDefault="00000000">
            <w:pPr>
              <w:spacing w:line="240" w:lineRule="auto"/>
              <w:rPr>
                <w:b/>
                <w:bCs/>
                <w:sz w:val="18"/>
                <w:szCs w:val="18"/>
              </w:rPr>
            </w:pPr>
            <w:r>
              <w:rPr>
                <w:b/>
                <w:bCs/>
                <w:sz w:val="18"/>
                <w:szCs w:val="18"/>
              </w:rPr>
              <w:t>Name</w:t>
            </w:r>
          </w:p>
        </w:tc>
        <w:tc>
          <w:tcPr>
            <w:tcW w:w="145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2F2BDB2" w14:textId="77777777" w:rsidR="002F02C0" w:rsidRDefault="00000000">
            <w:pPr>
              <w:spacing w:line="240" w:lineRule="auto"/>
              <w:rPr>
                <w:b/>
                <w:bCs/>
                <w:sz w:val="18"/>
                <w:szCs w:val="18"/>
              </w:rPr>
            </w:pPr>
            <w:r>
              <w:rPr>
                <w:b/>
                <w:bCs/>
                <w:sz w:val="18"/>
                <w:szCs w:val="18"/>
              </w:rPr>
              <w:t>Type</w:t>
            </w:r>
          </w:p>
        </w:tc>
        <w:tc>
          <w:tcPr>
            <w:tcW w:w="195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256425D7" w14:textId="77777777" w:rsidR="002F02C0" w:rsidRDefault="00000000">
            <w:pPr>
              <w:spacing w:line="240" w:lineRule="auto"/>
              <w:rPr>
                <w:b/>
                <w:bCs/>
                <w:sz w:val="18"/>
                <w:szCs w:val="18"/>
              </w:rPr>
            </w:pPr>
            <w:r>
              <w:rPr>
                <w:b/>
                <w:bCs/>
                <w:sz w:val="18"/>
                <w:szCs w:val="18"/>
              </w:rPr>
              <w:t>Definition</w:t>
            </w:r>
          </w:p>
        </w:tc>
        <w:tc>
          <w:tcPr>
            <w:tcW w:w="367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E0C6A39" w14:textId="77777777" w:rsidR="002F02C0" w:rsidRDefault="00000000">
            <w:pPr>
              <w:spacing w:line="240" w:lineRule="auto"/>
              <w:rPr>
                <w:b/>
                <w:bCs/>
                <w:sz w:val="18"/>
                <w:szCs w:val="18"/>
              </w:rPr>
            </w:pPr>
            <w:r>
              <w:rPr>
                <w:b/>
                <w:bCs/>
                <w:sz w:val="18"/>
                <w:szCs w:val="18"/>
              </w:rPr>
              <w:t>Data sources (</w:t>
            </w:r>
            <w:hyperlink r:id="rId39" w:anchor="tpp-schema">
              <w:r>
                <w:rPr>
                  <w:b/>
                  <w:bCs/>
                  <w:color w:val="1155CC"/>
                  <w:sz w:val="18"/>
                  <w:szCs w:val="18"/>
                  <w:u w:val="single"/>
                </w:rPr>
                <w:t>tpp</w:t>
              </w:r>
            </w:hyperlink>
            <w:hyperlink r:id="rId40" w:anchor="tpp-schema">
              <w:r>
                <w:rPr>
                  <w:b/>
                  <w:bCs/>
                  <w:color w:val="1155CC"/>
                  <w:sz w:val="18"/>
                  <w:szCs w:val="18"/>
                  <w:u w:val="single"/>
                </w:rPr>
                <w:t xml:space="preserve"> schema</w:t>
              </w:r>
            </w:hyperlink>
            <w:r>
              <w:rPr>
                <w:b/>
                <w:bCs/>
                <w:sz w:val="18"/>
                <w:szCs w:val="18"/>
              </w:rPr>
              <w:t xml:space="preserve"> in brackets)</w:t>
            </w:r>
          </w:p>
        </w:tc>
        <w:tc>
          <w:tcPr>
            <w:tcW w:w="358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D53BA44" w14:textId="77777777" w:rsidR="002F02C0" w:rsidRDefault="00000000">
            <w:pPr>
              <w:spacing w:line="240" w:lineRule="auto"/>
              <w:rPr>
                <w:b/>
                <w:bCs/>
                <w:sz w:val="18"/>
                <w:szCs w:val="18"/>
              </w:rPr>
            </w:pPr>
            <w:r>
              <w:rPr>
                <w:b/>
                <w:bCs/>
                <w:sz w:val="18"/>
                <w:szCs w:val="18"/>
              </w:rPr>
              <w:t>Notes</w:t>
            </w:r>
          </w:p>
        </w:tc>
      </w:tr>
      <w:tr w:rsidR="002F02C0" w14:paraId="768A5FF4" w14:textId="77777777">
        <w:trPr>
          <w:trHeight w:val="61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CF7769" w14:textId="77777777" w:rsidR="002F02C0" w:rsidRDefault="00000000">
            <w:pPr>
              <w:spacing w:line="240" w:lineRule="auto"/>
              <w:rPr>
                <w:sz w:val="18"/>
                <w:szCs w:val="18"/>
              </w:rPr>
            </w:pPr>
            <w:r>
              <w:rPr>
                <w:sz w:val="18"/>
                <w:szCs w:val="18"/>
              </w:rPr>
              <w:t>Known sex</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24F481" w14:textId="77777777" w:rsidR="002F02C0" w:rsidRDefault="00000000">
            <w:pPr>
              <w:spacing w:line="240" w:lineRule="auto"/>
              <w:rPr>
                <w:sz w:val="18"/>
                <w:szCs w:val="18"/>
              </w:rPr>
            </w:pPr>
            <w:r>
              <w:rPr>
                <w:sz w:val="18"/>
                <w:szCs w:val="18"/>
              </w:rPr>
              <w:t>qa_bin_is_female_or_male</w:t>
            </w:r>
          </w:p>
        </w:tc>
        <w:tc>
          <w:tcPr>
            <w:tcW w:w="1455" w:type="dxa"/>
            <w:tcBorders>
              <w:bottom w:val="single" w:sz="8" w:space="0" w:color="000000"/>
              <w:right w:val="single" w:sz="8" w:space="0" w:color="000000"/>
            </w:tcBorders>
            <w:tcMar>
              <w:top w:w="0" w:type="dxa"/>
              <w:left w:w="100" w:type="dxa"/>
              <w:bottom w:w="0" w:type="dxa"/>
              <w:right w:w="100" w:type="dxa"/>
            </w:tcMar>
          </w:tcPr>
          <w:p w14:paraId="2DC4A7EB"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6C6ABEE8"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562AB0A2"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3EC71556" w14:textId="77777777" w:rsidR="002F02C0" w:rsidRDefault="00000000">
            <w:pPr>
              <w:spacing w:line="240" w:lineRule="auto"/>
              <w:rPr>
                <w:sz w:val="14"/>
                <w:szCs w:val="14"/>
              </w:rPr>
            </w:pPr>
            <w:r>
              <w:rPr>
                <w:sz w:val="18"/>
                <w:szCs w:val="18"/>
              </w:rPr>
              <w:t>Based on entire EHR</w:t>
            </w:r>
          </w:p>
        </w:tc>
      </w:tr>
      <w:tr w:rsidR="002F02C0" w14:paraId="4AB861BD" w14:textId="77777777">
        <w:trPr>
          <w:trHeight w:val="82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8FFA12" w14:textId="77777777" w:rsidR="002F02C0" w:rsidRDefault="00000000">
            <w:pPr>
              <w:spacing w:line="240" w:lineRule="auto"/>
              <w:rPr>
                <w:sz w:val="18"/>
                <w:szCs w:val="18"/>
              </w:rPr>
            </w:pPr>
            <w:r>
              <w:rPr>
                <w:sz w:val="18"/>
                <w:szCs w:val="18"/>
              </w:rPr>
              <w:t>Known age between 18 and 110 inclusive</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7943B3" w14:textId="77777777" w:rsidR="002F02C0" w:rsidRDefault="00000000">
            <w:pPr>
              <w:spacing w:line="240" w:lineRule="auto"/>
              <w:rPr>
                <w:sz w:val="18"/>
                <w:szCs w:val="18"/>
              </w:rPr>
            </w:pPr>
            <w:r>
              <w:rPr>
                <w:sz w:val="18"/>
                <w:szCs w:val="18"/>
              </w:rPr>
              <w:t>qa_bin_was_adult</w:t>
            </w:r>
          </w:p>
        </w:tc>
        <w:tc>
          <w:tcPr>
            <w:tcW w:w="1455" w:type="dxa"/>
            <w:tcBorders>
              <w:bottom w:val="single" w:sz="8" w:space="0" w:color="000000"/>
              <w:right w:val="single" w:sz="8" w:space="0" w:color="000000"/>
            </w:tcBorders>
            <w:tcMar>
              <w:top w:w="0" w:type="dxa"/>
              <w:left w:w="100" w:type="dxa"/>
              <w:bottom w:w="0" w:type="dxa"/>
              <w:right w:w="100" w:type="dxa"/>
            </w:tcMar>
          </w:tcPr>
          <w:p w14:paraId="1A272EF4"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6C4102F5" w14:textId="77777777" w:rsidR="002F02C0" w:rsidRDefault="00000000">
            <w:pPr>
              <w:rPr>
                <w:sz w:val="18"/>
                <w:szCs w:val="18"/>
              </w:rPr>
            </w:pPr>
            <w:r>
              <w:rPr>
                <w:sz w:val="18"/>
                <w:szCs w:val="18"/>
              </w:rPr>
              <w:t>T, F</w:t>
            </w:r>
          </w:p>
          <w:p w14:paraId="151B5350" w14:textId="77777777" w:rsidR="002F02C0" w:rsidRDefault="00000000">
            <w:pPr>
              <w:spacing w:line="240" w:lineRule="auto"/>
              <w:rPr>
                <w:sz w:val="18"/>
                <w:szCs w:val="18"/>
              </w:rPr>
            </w:pPr>
            <w:r>
              <w:rPr>
                <w:sz w:val="18"/>
                <w:szCs w:val="18"/>
              </w:rPr>
              <w:t xml:space="preserve"> </w:t>
            </w:r>
          </w:p>
          <w:p w14:paraId="5457E387"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4AC0861D"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56E5D8BB" w14:textId="77777777" w:rsidR="002F02C0" w:rsidRDefault="00000000">
            <w:pPr>
              <w:spacing w:line="240" w:lineRule="auto"/>
              <w:rPr>
                <w:sz w:val="18"/>
                <w:szCs w:val="18"/>
              </w:rPr>
            </w:pPr>
            <w:r>
              <w:rPr>
                <w:sz w:val="18"/>
                <w:szCs w:val="18"/>
              </w:rPr>
              <w:t xml:space="preserve">Based elig_date_t2dm </w:t>
            </w:r>
          </w:p>
        </w:tc>
      </w:tr>
      <w:tr w:rsidR="002F02C0" w14:paraId="6F71FB95" w14:textId="77777777">
        <w:trPr>
          <w:trHeight w:val="46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8A6767" w14:textId="77777777" w:rsidR="002F02C0" w:rsidRDefault="00000000">
            <w:pPr>
              <w:spacing w:line="240" w:lineRule="auto"/>
              <w:rPr>
                <w:sz w:val="18"/>
                <w:szCs w:val="18"/>
              </w:rPr>
            </w:pPr>
            <w:r>
              <w:rPr>
                <w:sz w:val="18"/>
                <w:szCs w:val="18"/>
              </w:rPr>
              <w:t>Alive</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ADA8CB" w14:textId="77777777" w:rsidR="002F02C0" w:rsidRDefault="00000000">
            <w:pPr>
              <w:spacing w:line="240" w:lineRule="auto"/>
              <w:rPr>
                <w:sz w:val="18"/>
                <w:szCs w:val="18"/>
              </w:rPr>
            </w:pPr>
            <w:r>
              <w:rPr>
                <w:sz w:val="18"/>
                <w:szCs w:val="18"/>
              </w:rPr>
              <w:t>qa_bin_was_alive</w:t>
            </w:r>
          </w:p>
        </w:tc>
        <w:tc>
          <w:tcPr>
            <w:tcW w:w="1455" w:type="dxa"/>
            <w:tcBorders>
              <w:bottom w:val="single" w:sz="8" w:space="0" w:color="000000"/>
              <w:right w:val="single" w:sz="8" w:space="0" w:color="000000"/>
            </w:tcBorders>
            <w:tcMar>
              <w:top w:w="0" w:type="dxa"/>
              <w:left w:w="100" w:type="dxa"/>
              <w:bottom w:w="0" w:type="dxa"/>
              <w:right w:w="100" w:type="dxa"/>
            </w:tcMar>
          </w:tcPr>
          <w:p w14:paraId="27314D70"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2974856D" w14:textId="77777777" w:rsidR="002F02C0" w:rsidRDefault="00000000">
            <w:pPr>
              <w:rPr>
                <w:sz w:val="18"/>
                <w:szCs w:val="18"/>
              </w:rPr>
            </w:pPr>
            <w:r>
              <w:rPr>
                <w:sz w:val="18"/>
                <w:szCs w:val="18"/>
              </w:rPr>
              <w:t>T, F</w:t>
            </w:r>
          </w:p>
          <w:p w14:paraId="762F61DD" w14:textId="77777777" w:rsidR="002F02C0" w:rsidRDefault="00000000">
            <w:pPr>
              <w:spacing w:line="240" w:lineRule="auto"/>
              <w:rPr>
                <w:sz w:val="18"/>
                <w:szCs w:val="18"/>
              </w:rPr>
            </w:pPr>
            <w:r>
              <w:rPr>
                <w:sz w:val="18"/>
                <w:szCs w:val="18"/>
              </w:rPr>
              <w:t xml:space="preserve"> </w:t>
            </w:r>
          </w:p>
          <w:p w14:paraId="12CA4F21"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764A516B"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1C226B10" w14:textId="77777777" w:rsidR="002F02C0" w:rsidRDefault="00000000">
            <w:pPr>
              <w:spacing w:line="240" w:lineRule="auto"/>
              <w:rPr>
                <w:sz w:val="18"/>
                <w:szCs w:val="18"/>
              </w:rPr>
            </w:pPr>
            <w:r>
              <w:rPr>
                <w:sz w:val="18"/>
                <w:szCs w:val="18"/>
              </w:rPr>
              <w:t xml:space="preserve">Based elig_date_t2dm </w:t>
            </w:r>
          </w:p>
        </w:tc>
      </w:tr>
      <w:tr w:rsidR="002F02C0" w14:paraId="1D47E202" w14:textId="77777777">
        <w:trPr>
          <w:trHeight w:val="64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CD7ADE" w14:textId="77777777" w:rsidR="002F02C0" w:rsidRDefault="00000000">
            <w:pPr>
              <w:spacing w:line="240" w:lineRule="auto"/>
              <w:rPr>
                <w:sz w:val="18"/>
                <w:szCs w:val="18"/>
              </w:rPr>
            </w:pPr>
            <w:r>
              <w:rPr>
                <w:sz w:val="18"/>
                <w:szCs w:val="18"/>
              </w:rPr>
              <w:t>Known deprivation (IMD)</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EF542B" w14:textId="77777777" w:rsidR="002F02C0" w:rsidRDefault="00000000">
            <w:pPr>
              <w:spacing w:line="240" w:lineRule="auto"/>
              <w:rPr>
                <w:sz w:val="18"/>
                <w:szCs w:val="18"/>
              </w:rPr>
            </w:pPr>
            <w:r>
              <w:rPr>
                <w:sz w:val="18"/>
                <w:szCs w:val="18"/>
              </w:rPr>
              <w:t>qa_bin_known_imd</w:t>
            </w:r>
          </w:p>
        </w:tc>
        <w:tc>
          <w:tcPr>
            <w:tcW w:w="1455" w:type="dxa"/>
            <w:tcBorders>
              <w:bottom w:val="single" w:sz="8" w:space="0" w:color="000000"/>
              <w:right w:val="single" w:sz="8" w:space="0" w:color="000000"/>
            </w:tcBorders>
            <w:tcMar>
              <w:top w:w="0" w:type="dxa"/>
              <w:left w:w="100" w:type="dxa"/>
              <w:bottom w:w="0" w:type="dxa"/>
              <w:right w:w="100" w:type="dxa"/>
            </w:tcMar>
          </w:tcPr>
          <w:p w14:paraId="3B7CADF8"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392AE45A" w14:textId="77777777" w:rsidR="002F02C0" w:rsidRDefault="00000000">
            <w:pPr>
              <w:rPr>
                <w:sz w:val="18"/>
                <w:szCs w:val="18"/>
              </w:rPr>
            </w:pPr>
            <w:r>
              <w:rPr>
                <w:sz w:val="18"/>
                <w:szCs w:val="18"/>
              </w:rPr>
              <w:t>T, F</w:t>
            </w:r>
          </w:p>
          <w:p w14:paraId="3D8721B1" w14:textId="77777777" w:rsidR="002F02C0" w:rsidRDefault="00000000">
            <w:pPr>
              <w:spacing w:line="240" w:lineRule="auto"/>
              <w:rPr>
                <w:sz w:val="18"/>
                <w:szCs w:val="18"/>
              </w:rPr>
            </w:pPr>
            <w:r>
              <w:rPr>
                <w:sz w:val="18"/>
                <w:szCs w:val="18"/>
              </w:rPr>
              <w:t xml:space="preserve"> </w:t>
            </w:r>
          </w:p>
          <w:p w14:paraId="04246AB5"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041E4859" w14:textId="77777777" w:rsidR="002F02C0" w:rsidRDefault="00000000">
            <w:pPr>
              <w:spacing w:line="240" w:lineRule="auto"/>
              <w:rPr>
                <w:sz w:val="18"/>
                <w:szCs w:val="18"/>
              </w:rPr>
            </w:pPr>
            <w:r>
              <w:rPr>
                <w:sz w:val="18"/>
                <w:szCs w:val="18"/>
              </w:rPr>
              <w:t>Primary care (practice_registration)</w:t>
            </w:r>
          </w:p>
        </w:tc>
        <w:tc>
          <w:tcPr>
            <w:tcW w:w="3585" w:type="dxa"/>
            <w:tcBorders>
              <w:bottom w:val="single" w:sz="8" w:space="0" w:color="000000"/>
              <w:right w:val="single" w:sz="8" w:space="0" w:color="000000"/>
            </w:tcBorders>
            <w:tcMar>
              <w:top w:w="0" w:type="dxa"/>
              <w:left w:w="100" w:type="dxa"/>
              <w:bottom w:w="0" w:type="dxa"/>
              <w:right w:w="100" w:type="dxa"/>
            </w:tcMar>
          </w:tcPr>
          <w:p w14:paraId="18CA205A" w14:textId="77777777" w:rsidR="002F02C0" w:rsidRDefault="00000000">
            <w:pPr>
              <w:spacing w:line="240" w:lineRule="auto"/>
              <w:rPr>
                <w:sz w:val="18"/>
                <w:szCs w:val="18"/>
              </w:rPr>
            </w:pPr>
            <w:r>
              <w:rPr>
                <w:sz w:val="18"/>
                <w:szCs w:val="18"/>
              </w:rPr>
              <w:t xml:space="preserve">Based elig_date_t2dm </w:t>
            </w:r>
          </w:p>
        </w:tc>
      </w:tr>
      <w:tr w:rsidR="002F02C0" w14:paraId="5305334F" w14:textId="77777777">
        <w:trPr>
          <w:trHeight w:val="64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B61AE0" w14:textId="77777777" w:rsidR="002F02C0" w:rsidRDefault="00000000">
            <w:pPr>
              <w:spacing w:line="240" w:lineRule="auto"/>
              <w:rPr>
                <w:sz w:val="18"/>
                <w:szCs w:val="18"/>
              </w:rPr>
            </w:pPr>
            <w:r>
              <w:rPr>
                <w:sz w:val="18"/>
                <w:szCs w:val="18"/>
              </w:rPr>
              <w:t>Known region</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31ED67" w14:textId="77777777" w:rsidR="002F02C0" w:rsidRDefault="00000000">
            <w:pPr>
              <w:spacing w:line="240" w:lineRule="auto"/>
              <w:rPr>
                <w:i/>
                <w:iCs/>
                <w:sz w:val="18"/>
                <w:szCs w:val="18"/>
              </w:rPr>
            </w:pPr>
            <w:r>
              <w:rPr>
                <w:i/>
                <w:iCs/>
                <w:sz w:val="18"/>
                <w:szCs w:val="18"/>
              </w:rPr>
              <w:t>based on same variable as below</w:t>
            </w:r>
          </w:p>
        </w:tc>
        <w:tc>
          <w:tcPr>
            <w:tcW w:w="1455" w:type="dxa"/>
            <w:tcBorders>
              <w:bottom w:val="single" w:sz="8" w:space="0" w:color="000000"/>
              <w:right w:val="single" w:sz="8" w:space="0" w:color="000000"/>
            </w:tcBorders>
            <w:tcMar>
              <w:top w:w="0" w:type="dxa"/>
              <w:left w:w="100" w:type="dxa"/>
              <w:bottom w:w="0" w:type="dxa"/>
              <w:right w:w="100" w:type="dxa"/>
            </w:tcMar>
          </w:tcPr>
          <w:p w14:paraId="386D3CB8" w14:textId="77777777" w:rsidR="002F02C0" w:rsidRDefault="002F02C0">
            <w:pPr>
              <w:spacing w:line="240" w:lineRule="auto"/>
              <w:rPr>
                <w:sz w:val="18"/>
                <w:szCs w:val="18"/>
              </w:rPr>
            </w:pPr>
          </w:p>
        </w:tc>
        <w:tc>
          <w:tcPr>
            <w:tcW w:w="1950" w:type="dxa"/>
            <w:tcBorders>
              <w:bottom w:val="single" w:sz="8" w:space="0" w:color="000000"/>
              <w:right w:val="single" w:sz="8" w:space="0" w:color="000000"/>
            </w:tcBorders>
            <w:tcMar>
              <w:top w:w="0" w:type="dxa"/>
              <w:left w:w="100" w:type="dxa"/>
              <w:bottom w:w="0" w:type="dxa"/>
              <w:right w:w="100" w:type="dxa"/>
            </w:tcMar>
          </w:tcPr>
          <w:p w14:paraId="51BF3071" w14:textId="77777777" w:rsidR="002F02C0" w:rsidRDefault="002F02C0">
            <w:pPr>
              <w:rPr>
                <w:sz w:val="18"/>
                <w:szCs w:val="18"/>
              </w:rPr>
            </w:pPr>
          </w:p>
          <w:p w14:paraId="2EB23179" w14:textId="77777777" w:rsidR="002F02C0" w:rsidRDefault="00000000">
            <w:pPr>
              <w:spacing w:line="240" w:lineRule="auto"/>
              <w:rPr>
                <w:sz w:val="18"/>
                <w:szCs w:val="18"/>
              </w:rPr>
            </w:pPr>
            <w:r>
              <w:rPr>
                <w:sz w:val="18"/>
                <w:szCs w:val="18"/>
              </w:rPr>
              <w:t xml:space="preserve"> </w:t>
            </w:r>
          </w:p>
          <w:p w14:paraId="0520C14F"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54A498B6" w14:textId="77777777" w:rsidR="002F02C0" w:rsidRDefault="002F02C0">
            <w:pPr>
              <w:spacing w:line="240" w:lineRule="auto"/>
              <w:rPr>
                <w:sz w:val="18"/>
                <w:szCs w:val="18"/>
              </w:rPr>
            </w:pPr>
          </w:p>
        </w:tc>
        <w:tc>
          <w:tcPr>
            <w:tcW w:w="3585" w:type="dxa"/>
            <w:tcBorders>
              <w:bottom w:val="single" w:sz="8" w:space="0" w:color="000000"/>
              <w:right w:val="single" w:sz="8" w:space="0" w:color="000000"/>
            </w:tcBorders>
            <w:tcMar>
              <w:top w:w="0" w:type="dxa"/>
              <w:left w:w="100" w:type="dxa"/>
              <w:bottom w:w="0" w:type="dxa"/>
              <w:right w:w="100" w:type="dxa"/>
            </w:tcMar>
          </w:tcPr>
          <w:p w14:paraId="498373FB" w14:textId="77777777" w:rsidR="002F02C0" w:rsidRDefault="002F02C0">
            <w:pPr>
              <w:spacing w:line="240" w:lineRule="auto"/>
              <w:rPr>
                <w:sz w:val="18"/>
                <w:szCs w:val="18"/>
              </w:rPr>
            </w:pPr>
          </w:p>
        </w:tc>
      </w:tr>
      <w:tr w:rsidR="002F02C0" w14:paraId="52C085E5" w14:textId="77777777">
        <w:trPr>
          <w:trHeight w:val="67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8E3059" w14:textId="77777777" w:rsidR="002F02C0" w:rsidRDefault="00000000">
            <w:pPr>
              <w:spacing w:line="240" w:lineRule="auto"/>
              <w:rPr>
                <w:sz w:val="18"/>
                <w:szCs w:val="18"/>
              </w:rPr>
            </w:pPr>
            <w:r>
              <w:rPr>
                <w:sz w:val="18"/>
                <w:szCs w:val="18"/>
              </w:rPr>
              <w:t>Registered in an English GP with TPP for at least past 12 months</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E18739" w14:textId="77777777" w:rsidR="002F02C0" w:rsidRDefault="00000000">
            <w:pPr>
              <w:spacing w:line="240" w:lineRule="auto"/>
              <w:rPr>
                <w:sz w:val="18"/>
                <w:szCs w:val="18"/>
              </w:rPr>
            </w:pPr>
            <w:r>
              <w:rPr>
                <w:sz w:val="18"/>
                <w:szCs w:val="18"/>
              </w:rPr>
              <w:t>qa_bin_was_registered</w:t>
            </w:r>
          </w:p>
        </w:tc>
        <w:tc>
          <w:tcPr>
            <w:tcW w:w="1455" w:type="dxa"/>
            <w:tcBorders>
              <w:bottom w:val="single" w:sz="8" w:space="0" w:color="000000"/>
              <w:right w:val="single" w:sz="8" w:space="0" w:color="000000"/>
            </w:tcBorders>
            <w:tcMar>
              <w:top w:w="0" w:type="dxa"/>
              <w:left w:w="100" w:type="dxa"/>
              <w:bottom w:w="0" w:type="dxa"/>
              <w:right w:w="100" w:type="dxa"/>
            </w:tcMar>
          </w:tcPr>
          <w:p w14:paraId="1D0D54B9"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23780DD5" w14:textId="77777777" w:rsidR="002F02C0" w:rsidRDefault="00000000">
            <w:pPr>
              <w:rPr>
                <w:sz w:val="18"/>
                <w:szCs w:val="18"/>
              </w:rPr>
            </w:pPr>
            <w:r>
              <w:rPr>
                <w:sz w:val="18"/>
                <w:szCs w:val="18"/>
              </w:rPr>
              <w:t xml:space="preserve">T, F </w:t>
            </w:r>
          </w:p>
        </w:tc>
        <w:tc>
          <w:tcPr>
            <w:tcW w:w="3675" w:type="dxa"/>
            <w:tcBorders>
              <w:bottom w:val="single" w:sz="8" w:space="0" w:color="000000"/>
              <w:right w:val="single" w:sz="8" w:space="0" w:color="000000"/>
            </w:tcBorders>
            <w:tcMar>
              <w:top w:w="0" w:type="dxa"/>
              <w:left w:w="100" w:type="dxa"/>
              <w:bottom w:w="0" w:type="dxa"/>
              <w:right w:w="100" w:type="dxa"/>
            </w:tcMar>
          </w:tcPr>
          <w:p w14:paraId="4FB768F0" w14:textId="77777777" w:rsidR="002F02C0" w:rsidRDefault="00000000">
            <w:pPr>
              <w:spacing w:line="240" w:lineRule="auto"/>
              <w:rPr>
                <w:sz w:val="18"/>
                <w:szCs w:val="18"/>
              </w:rPr>
            </w:pPr>
            <w:r>
              <w:rPr>
                <w:sz w:val="18"/>
                <w:szCs w:val="18"/>
              </w:rPr>
              <w:t>Primary care (practice_registration)</w:t>
            </w:r>
          </w:p>
        </w:tc>
        <w:tc>
          <w:tcPr>
            <w:tcW w:w="3585" w:type="dxa"/>
            <w:tcBorders>
              <w:bottom w:val="single" w:sz="8" w:space="0" w:color="000000"/>
              <w:right w:val="single" w:sz="8" w:space="0" w:color="000000"/>
            </w:tcBorders>
            <w:tcMar>
              <w:top w:w="0" w:type="dxa"/>
              <w:left w:w="100" w:type="dxa"/>
              <w:bottom w:w="0" w:type="dxa"/>
              <w:right w:w="100" w:type="dxa"/>
            </w:tcMar>
          </w:tcPr>
          <w:p w14:paraId="4A41A0BE" w14:textId="77777777" w:rsidR="002F02C0" w:rsidRDefault="00000000">
            <w:pPr>
              <w:spacing w:line="240" w:lineRule="auto"/>
              <w:rPr>
                <w:sz w:val="18"/>
                <w:szCs w:val="18"/>
              </w:rPr>
            </w:pPr>
            <w:r>
              <w:rPr>
                <w:sz w:val="18"/>
                <w:szCs w:val="18"/>
              </w:rPr>
              <w:t xml:space="preserve">1 year = 365.25 days, taking into account leap years. Based elig_date_t2dm </w:t>
            </w:r>
          </w:p>
        </w:tc>
      </w:tr>
      <w:tr w:rsidR="002F02C0" w14:paraId="54395F01" w14:textId="77777777">
        <w:trPr>
          <w:trHeight w:val="49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DD791C" w14:textId="77777777" w:rsidR="002F02C0" w:rsidRDefault="00000000">
            <w:pPr>
              <w:spacing w:line="240" w:lineRule="auto"/>
              <w:rPr>
                <w:sz w:val="18"/>
                <w:szCs w:val="18"/>
              </w:rPr>
            </w:pPr>
            <w:r>
              <w:rPr>
                <w:sz w:val="18"/>
                <w:szCs w:val="18"/>
              </w:rPr>
              <w:t>Year of Birth</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7BF59F" w14:textId="77777777" w:rsidR="002F02C0" w:rsidRDefault="00000000">
            <w:pPr>
              <w:spacing w:line="240" w:lineRule="auto"/>
              <w:rPr>
                <w:sz w:val="18"/>
                <w:szCs w:val="18"/>
              </w:rPr>
            </w:pPr>
            <w:r>
              <w:rPr>
                <w:sz w:val="18"/>
                <w:szCs w:val="18"/>
              </w:rPr>
              <w:t>qa_num_birth_year</w:t>
            </w:r>
          </w:p>
        </w:tc>
        <w:tc>
          <w:tcPr>
            <w:tcW w:w="1455" w:type="dxa"/>
            <w:tcBorders>
              <w:bottom w:val="single" w:sz="8" w:space="0" w:color="000000"/>
              <w:right w:val="single" w:sz="8" w:space="0" w:color="000000"/>
            </w:tcBorders>
            <w:tcMar>
              <w:top w:w="0" w:type="dxa"/>
              <w:left w:w="100" w:type="dxa"/>
              <w:bottom w:w="0" w:type="dxa"/>
              <w:right w:w="100" w:type="dxa"/>
            </w:tcMar>
          </w:tcPr>
          <w:p w14:paraId="1B8AB56C" w14:textId="77777777" w:rsidR="002F02C0" w:rsidRDefault="00000000">
            <w:pPr>
              <w:spacing w:line="240" w:lineRule="auto"/>
              <w:rPr>
                <w:sz w:val="18"/>
                <w:szCs w:val="18"/>
              </w:rPr>
            </w:pPr>
            <w:r>
              <w:rPr>
                <w:sz w:val="18"/>
                <w:szCs w:val="18"/>
              </w:rPr>
              <w:t>Numeric</w:t>
            </w:r>
          </w:p>
        </w:tc>
        <w:tc>
          <w:tcPr>
            <w:tcW w:w="1950" w:type="dxa"/>
            <w:tcBorders>
              <w:bottom w:val="single" w:sz="8" w:space="0" w:color="000000"/>
              <w:right w:val="single" w:sz="8" w:space="0" w:color="000000"/>
            </w:tcBorders>
            <w:tcMar>
              <w:top w:w="0" w:type="dxa"/>
              <w:left w:w="100" w:type="dxa"/>
              <w:bottom w:w="0" w:type="dxa"/>
              <w:right w:w="100" w:type="dxa"/>
            </w:tcMar>
          </w:tcPr>
          <w:p w14:paraId="335EAFD9" w14:textId="77777777" w:rsidR="002F02C0" w:rsidRDefault="00000000">
            <w:pPr>
              <w:spacing w:line="240" w:lineRule="auto"/>
              <w:rPr>
                <w:sz w:val="18"/>
                <w:szCs w:val="18"/>
              </w:rPr>
            </w:pPr>
            <w:r>
              <w:rPr>
                <w:sz w:val="18"/>
                <w:szCs w:val="18"/>
              </w:rPr>
              <w:t>continuous (year only)</w:t>
            </w:r>
          </w:p>
        </w:tc>
        <w:tc>
          <w:tcPr>
            <w:tcW w:w="3675" w:type="dxa"/>
            <w:tcBorders>
              <w:bottom w:val="single" w:sz="8" w:space="0" w:color="000000"/>
              <w:right w:val="single" w:sz="8" w:space="0" w:color="000000"/>
            </w:tcBorders>
            <w:tcMar>
              <w:top w:w="0" w:type="dxa"/>
              <w:left w:w="100" w:type="dxa"/>
              <w:bottom w:w="0" w:type="dxa"/>
              <w:right w:w="100" w:type="dxa"/>
            </w:tcMar>
          </w:tcPr>
          <w:p w14:paraId="528CF9D6"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05597710" w14:textId="77777777" w:rsidR="002F02C0" w:rsidRDefault="00000000">
            <w:pPr>
              <w:spacing w:line="240" w:lineRule="auto"/>
              <w:rPr>
                <w:sz w:val="18"/>
                <w:szCs w:val="18"/>
              </w:rPr>
            </w:pPr>
            <w:r>
              <w:rPr>
                <w:sz w:val="18"/>
                <w:szCs w:val="18"/>
              </w:rPr>
              <w:t xml:space="preserve">Based on entire EHR </w:t>
            </w:r>
          </w:p>
        </w:tc>
      </w:tr>
      <w:tr w:rsidR="002F02C0" w14:paraId="6068857A" w14:textId="77777777">
        <w:trPr>
          <w:trHeight w:val="46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FE7A10" w14:textId="77777777" w:rsidR="002F02C0" w:rsidRDefault="00000000">
            <w:pPr>
              <w:spacing w:line="240" w:lineRule="auto"/>
              <w:rPr>
                <w:sz w:val="18"/>
                <w:szCs w:val="18"/>
              </w:rPr>
            </w:pPr>
            <w:r>
              <w:rPr>
                <w:sz w:val="18"/>
                <w:szCs w:val="18"/>
              </w:rPr>
              <w:t>Date of Death</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89D8357" w14:textId="77777777" w:rsidR="002F02C0" w:rsidRDefault="00000000">
            <w:pPr>
              <w:spacing w:line="240" w:lineRule="auto"/>
              <w:rPr>
                <w:sz w:val="18"/>
                <w:szCs w:val="18"/>
              </w:rPr>
            </w:pPr>
            <w:r>
              <w:rPr>
                <w:sz w:val="18"/>
                <w:szCs w:val="18"/>
              </w:rPr>
              <w:t>qa_date_of_death</w:t>
            </w:r>
          </w:p>
        </w:tc>
        <w:tc>
          <w:tcPr>
            <w:tcW w:w="1455" w:type="dxa"/>
            <w:tcBorders>
              <w:bottom w:val="single" w:sz="8" w:space="0" w:color="000000"/>
              <w:right w:val="single" w:sz="8" w:space="0" w:color="000000"/>
            </w:tcBorders>
            <w:tcMar>
              <w:top w:w="0" w:type="dxa"/>
              <w:left w:w="100" w:type="dxa"/>
              <w:bottom w:w="0" w:type="dxa"/>
              <w:right w:w="100" w:type="dxa"/>
            </w:tcMar>
          </w:tcPr>
          <w:p w14:paraId="0DC47E0B" w14:textId="77777777" w:rsidR="002F02C0" w:rsidRDefault="00000000">
            <w:pPr>
              <w:spacing w:line="240" w:lineRule="auto"/>
              <w:rPr>
                <w:sz w:val="18"/>
                <w:szCs w:val="18"/>
              </w:rPr>
            </w:pPr>
            <w:r>
              <w:rPr>
                <w:sz w:val="18"/>
                <w:szCs w:val="18"/>
              </w:rPr>
              <w:t>Date</w:t>
            </w:r>
          </w:p>
        </w:tc>
        <w:tc>
          <w:tcPr>
            <w:tcW w:w="1950" w:type="dxa"/>
            <w:tcBorders>
              <w:bottom w:val="single" w:sz="8" w:space="0" w:color="000000"/>
              <w:right w:val="single" w:sz="8" w:space="0" w:color="000000"/>
            </w:tcBorders>
            <w:tcMar>
              <w:top w:w="0" w:type="dxa"/>
              <w:left w:w="100" w:type="dxa"/>
              <w:bottom w:w="0" w:type="dxa"/>
              <w:right w:w="100" w:type="dxa"/>
            </w:tcMar>
          </w:tcPr>
          <w:p w14:paraId="462432E1" w14:textId="77777777" w:rsidR="002F02C0" w:rsidRDefault="00000000">
            <w:pPr>
              <w:rPr>
                <w:sz w:val="18"/>
                <w:szCs w:val="18"/>
              </w:rPr>
            </w:pPr>
            <w:r>
              <w:rPr>
                <w:sz w:val="18"/>
                <w:szCs w:val="18"/>
              </w:rPr>
              <w:t>Date</w:t>
            </w:r>
          </w:p>
        </w:tc>
        <w:tc>
          <w:tcPr>
            <w:tcW w:w="3675" w:type="dxa"/>
            <w:tcBorders>
              <w:bottom w:val="single" w:sz="8" w:space="0" w:color="000000"/>
              <w:right w:val="single" w:sz="8" w:space="0" w:color="000000"/>
            </w:tcBorders>
            <w:tcMar>
              <w:top w:w="0" w:type="dxa"/>
              <w:left w:w="100" w:type="dxa"/>
              <w:bottom w:w="0" w:type="dxa"/>
              <w:right w:w="100" w:type="dxa"/>
            </w:tcMar>
          </w:tcPr>
          <w:p w14:paraId="75C0B521" w14:textId="77777777" w:rsidR="002F02C0" w:rsidRDefault="00000000">
            <w:pPr>
              <w:spacing w:line="240" w:lineRule="auto"/>
              <w:rPr>
                <w:sz w:val="18"/>
                <w:szCs w:val="18"/>
              </w:rPr>
            </w:pPr>
            <w:r>
              <w:rPr>
                <w:sz w:val="18"/>
                <w:szCs w:val="18"/>
              </w:rPr>
              <w:t>Death certificates (ons_deaths)</w:t>
            </w:r>
          </w:p>
        </w:tc>
        <w:tc>
          <w:tcPr>
            <w:tcW w:w="3585" w:type="dxa"/>
            <w:tcBorders>
              <w:bottom w:val="single" w:sz="8" w:space="0" w:color="000000"/>
              <w:right w:val="single" w:sz="8" w:space="0" w:color="000000"/>
            </w:tcBorders>
            <w:tcMar>
              <w:top w:w="0" w:type="dxa"/>
              <w:left w:w="100" w:type="dxa"/>
              <w:bottom w:w="0" w:type="dxa"/>
              <w:right w:w="100" w:type="dxa"/>
            </w:tcMar>
          </w:tcPr>
          <w:p w14:paraId="7CF1B98E" w14:textId="77777777" w:rsidR="002F02C0" w:rsidRDefault="00000000">
            <w:pPr>
              <w:spacing w:line="240" w:lineRule="auto"/>
              <w:rPr>
                <w:sz w:val="18"/>
                <w:szCs w:val="18"/>
              </w:rPr>
            </w:pPr>
            <w:r>
              <w:rPr>
                <w:sz w:val="18"/>
                <w:szCs w:val="18"/>
              </w:rPr>
              <w:t xml:space="preserve">Based on entire EHR </w:t>
            </w:r>
          </w:p>
        </w:tc>
      </w:tr>
      <w:tr w:rsidR="002F02C0" w14:paraId="666D7CEF" w14:textId="77777777">
        <w:trPr>
          <w:trHeight w:val="46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D59421" w14:textId="77777777" w:rsidR="002F02C0" w:rsidRDefault="00000000">
            <w:pPr>
              <w:spacing w:line="240" w:lineRule="auto"/>
              <w:rPr>
                <w:sz w:val="18"/>
                <w:szCs w:val="18"/>
              </w:rPr>
            </w:pPr>
            <w:r>
              <w:rPr>
                <w:sz w:val="18"/>
                <w:szCs w:val="18"/>
              </w:rPr>
              <w:t>Pregnancy</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A084AA" w14:textId="77777777" w:rsidR="002F02C0" w:rsidRDefault="00000000">
            <w:pPr>
              <w:spacing w:line="240" w:lineRule="auto"/>
              <w:rPr>
                <w:sz w:val="18"/>
                <w:szCs w:val="18"/>
              </w:rPr>
            </w:pPr>
            <w:r>
              <w:rPr>
                <w:sz w:val="18"/>
                <w:szCs w:val="18"/>
              </w:rPr>
              <w:t>qa_bin_pregnancy</w:t>
            </w:r>
          </w:p>
        </w:tc>
        <w:tc>
          <w:tcPr>
            <w:tcW w:w="1455" w:type="dxa"/>
            <w:tcBorders>
              <w:bottom w:val="single" w:sz="8" w:space="0" w:color="000000"/>
              <w:right w:val="single" w:sz="8" w:space="0" w:color="000000"/>
            </w:tcBorders>
            <w:tcMar>
              <w:top w:w="0" w:type="dxa"/>
              <w:left w:w="100" w:type="dxa"/>
              <w:bottom w:w="0" w:type="dxa"/>
              <w:right w:w="100" w:type="dxa"/>
            </w:tcMar>
          </w:tcPr>
          <w:p w14:paraId="190E3CF6"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52455C9E"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49FEFC87" w14:textId="77777777" w:rsidR="002F02C0" w:rsidRDefault="00000000">
            <w:pPr>
              <w:spacing w:line="240" w:lineRule="auto"/>
              <w:rPr>
                <w:sz w:val="18"/>
                <w:szCs w:val="18"/>
              </w:rPr>
            </w:pPr>
            <w:r>
              <w:rPr>
                <w:sz w:val="18"/>
                <w:szCs w:val="18"/>
              </w:rPr>
              <w:t>Primary care (clinical_events):</w:t>
            </w:r>
          </w:p>
          <w:p w14:paraId="562AACCB" w14:textId="77777777" w:rsidR="002F02C0" w:rsidRDefault="00000000">
            <w:pPr>
              <w:spacing w:line="240" w:lineRule="auto"/>
              <w:rPr>
                <w:sz w:val="18"/>
                <w:szCs w:val="18"/>
              </w:rPr>
            </w:pPr>
            <w:hyperlink r:id="rId41">
              <w:r>
                <w:rPr>
                  <w:color w:val="1155CC"/>
                  <w:sz w:val="18"/>
                  <w:szCs w:val="18"/>
                  <w:u w:val="single"/>
                </w:rPr>
                <w:t>pregnancy_snomed_clinical</w:t>
              </w:r>
            </w:hyperlink>
          </w:p>
        </w:tc>
        <w:tc>
          <w:tcPr>
            <w:tcW w:w="3585" w:type="dxa"/>
            <w:tcBorders>
              <w:bottom w:val="single" w:sz="8" w:space="0" w:color="000000"/>
              <w:right w:val="single" w:sz="8" w:space="0" w:color="000000"/>
            </w:tcBorders>
            <w:tcMar>
              <w:top w:w="0" w:type="dxa"/>
              <w:left w:w="100" w:type="dxa"/>
              <w:bottom w:w="0" w:type="dxa"/>
              <w:right w:w="100" w:type="dxa"/>
            </w:tcMar>
          </w:tcPr>
          <w:p w14:paraId="3E33DB36" w14:textId="77777777" w:rsidR="002F02C0" w:rsidRDefault="00000000">
            <w:pPr>
              <w:spacing w:line="240" w:lineRule="auto"/>
              <w:rPr>
                <w:sz w:val="18"/>
                <w:szCs w:val="18"/>
              </w:rPr>
            </w:pPr>
            <w:r>
              <w:rPr>
                <w:sz w:val="18"/>
                <w:szCs w:val="18"/>
              </w:rPr>
              <w:t xml:space="preserve">Based on entire EHR, </w:t>
            </w:r>
          </w:p>
        </w:tc>
      </w:tr>
      <w:tr w:rsidR="002F02C0" w14:paraId="1E8AECE1" w14:textId="77777777">
        <w:trPr>
          <w:trHeight w:val="510"/>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5EC042" w14:textId="77777777" w:rsidR="002F02C0" w:rsidRDefault="00000000">
            <w:pPr>
              <w:spacing w:line="240" w:lineRule="auto"/>
              <w:rPr>
                <w:sz w:val="18"/>
                <w:szCs w:val="18"/>
              </w:rPr>
            </w:pPr>
            <w:r>
              <w:rPr>
                <w:sz w:val="18"/>
                <w:szCs w:val="18"/>
              </w:rPr>
              <w:t>Combined oral contraceptive pill</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0258DF" w14:textId="77777777" w:rsidR="002F02C0" w:rsidRDefault="00000000">
            <w:pPr>
              <w:spacing w:line="240" w:lineRule="auto"/>
              <w:rPr>
                <w:sz w:val="18"/>
                <w:szCs w:val="18"/>
              </w:rPr>
            </w:pPr>
            <w:r>
              <w:rPr>
                <w:sz w:val="18"/>
                <w:szCs w:val="18"/>
              </w:rPr>
              <w:t>qa_bin_cocp</w:t>
            </w:r>
          </w:p>
        </w:tc>
        <w:tc>
          <w:tcPr>
            <w:tcW w:w="1455" w:type="dxa"/>
            <w:tcBorders>
              <w:bottom w:val="single" w:sz="8" w:space="0" w:color="000000"/>
              <w:right w:val="single" w:sz="8" w:space="0" w:color="000000"/>
            </w:tcBorders>
            <w:tcMar>
              <w:top w:w="0" w:type="dxa"/>
              <w:left w:w="100" w:type="dxa"/>
              <w:bottom w:w="0" w:type="dxa"/>
              <w:right w:w="100" w:type="dxa"/>
            </w:tcMar>
          </w:tcPr>
          <w:p w14:paraId="24186C5B"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5801B6F3"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54D46497" w14:textId="77777777" w:rsidR="002F02C0" w:rsidRDefault="00000000">
            <w:pPr>
              <w:spacing w:line="240" w:lineRule="auto"/>
              <w:rPr>
                <w:sz w:val="18"/>
                <w:szCs w:val="18"/>
              </w:rPr>
            </w:pPr>
            <w:r>
              <w:rPr>
                <w:sz w:val="18"/>
                <w:szCs w:val="18"/>
              </w:rPr>
              <w:t xml:space="preserve">Primary care (medications): </w:t>
            </w:r>
          </w:p>
          <w:p w14:paraId="7323C64D" w14:textId="77777777" w:rsidR="002F02C0" w:rsidRDefault="00000000">
            <w:pPr>
              <w:spacing w:line="240" w:lineRule="auto"/>
              <w:rPr>
                <w:sz w:val="18"/>
                <w:szCs w:val="18"/>
              </w:rPr>
            </w:pPr>
            <w:hyperlink r:id="rId42">
              <w:r>
                <w:rPr>
                  <w:color w:val="1155CC"/>
                  <w:sz w:val="18"/>
                  <w:szCs w:val="18"/>
                  <w:u w:val="single"/>
                </w:rPr>
                <w:t>cocp_dmd</w:t>
              </w:r>
            </w:hyperlink>
          </w:p>
        </w:tc>
        <w:tc>
          <w:tcPr>
            <w:tcW w:w="3585" w:type="dxa"/>
            <w:tcBorders>
              <w:bottom w:val="single" w:sz="8" w:space="0" w:color="000000"/>
              <w:right w:val="single" w:sz="8" w:space="0" w:color="000000"/>
            </w:tcBorders>
            <w:tcMar>
              <w:top w:w="0" w:type="dxa"/>
              <w:left w:w="100" w:type="dxa"/>
              <w:bottom w:w="0" w:type="dxa"/>
              <w:right w:w="100" w:type="dxa"/>
            </w:tcMar>
          </w:tcPr>
          <w:p w14:paraId="3E7B62D2" w14:textId="77777777" w:rsidR="002F02C0" w:rsidRDefault="00000000">
            <w:pPr>
              <w:spacing w:line="240" w:lineRule="auto"/>
              <w:rPr>
                <w:sz w:val="18"/>
                <w:szCs w:val="18"/>
              </w:rPr>
            </w:pPr>
            <w:r>
              <w:rPr>
                <w:sz w:val="18"/>
                <w:szCs w:val="18"/>
              </w:rPr>
              <w:t xml:space="preserve">Based on entire EHR </w:t>
            </w:r>
          </w:p>
        </w:tc>
      </w:tr>
      <w:tr w:rsidR="002F02C0" w14:paraId="5D5B062E" w14:textId="77777777">
        <w:trPr>
          <w:trHeight w:val="480"/>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AE3E5E" w14:textId="77777777" w:rsidR="002F02C0" w:rsidRDefault="00000000">
            <w:pPr>
              <w:spacing w:line="240" w:lineRule="auto"/>
              <w:rPr>
                <w:sz w:val="18"/>
                <w:szCs w:val="18"/>
              </w:rPr>
            </w:pPr>
            <w:r>
              <w:rPr>
                <w:sz w:val="18"/>
                <w:szCs w:val="18"/>
              </w:rPr>
              <w:t>Hormone replacement therapy</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9B72B2" w14:textId="77777777" w:rsidR="002F02C0" w:rsidRDefault="00000000">
            <w:pPr>
              <w:spacing w:line="240" w:lineRule="auto"/>
              <w:rPr>
                <w:sz w:val="18"/>
                <w:szCs w:val="18"/>
              </w:rPr>
            </w:pPr>
            <w:r>
              <w:rPr>
                <w:sz w:val="18"/>
                <w:szCs w:val="18"/>
              </w:rPr>
              <w:t>qa_bin_hrt</w:t>
            </w:r>
          </w:p>
        </w:tc>
        <w:tc>
          <w:tcPr>
            <w:tcW w:w="1455" w:type="dxa"/>
            <w:tcBorders>
              <w:bottom w:val="single" w:sz="8" w:space="0" w:color="000000"/>
              <w:right w:val="single" w:sz="8" w:space="0" w:color="000000"/>
            </w:tcBorders>
            <w:tcMar>
              <w:top w:w="0" w:type="dxa"/>
              <w:left w:w="100" w:type="dxa"/>
              <w:bottom w:w="0" w:type="dxa"/>
              <w:right w:w="100" w:type="dxa"/>
            </w:tcMar>
          </w:tcPr>
          <w:p w14:paraId="438BC246"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63A8C654"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5CCD7415" w14:textId="77777777" w:rsidR="002F02C0" w:rsidRDefault="00000000">
            <w:pPr>
              <w:spacing w:line="240" w:lineRule="auto"/>
              <w:rPr>
                <w:sz w:val="18"/>
                <w:szCs w:val="18"/>
              </w:rPr>
            </w:pPr>
            <w:r>
              <w:rPr>
                <w:sz w:val="18"/>
                <w:szCs w:val="18"/>
              </w:rPr>
              <w:t xml:space="preserve">Primary care (medications): </w:t>
            </w:r>
          </w:p>
          <w:p w14:paraId="50EB353A" w14:textId="77777777" w:rsidR="002F02C0" w:rsidRDefault="00000000">
            <w:pPr>
              <w:spacing w:line="240" w:lineRule="auto"/>
              <w:rPr>
                <w:sz w:val="18"/>
                <w:szCs w:val="18"/>
              </w:rPr>
            </w:pPr>
            <w:hyperlink r:id="rId43">
              <w:r>
                <w:rPr>
                  <w:color w:val="1155CC"/>
                  <w:sz w:val="18"/>
                  <w:szCs w:val="18"/>
                  <w:u w:val="single"/>
                </w:rPr>
                <w:t>hrt_dmd</w:t>
              </w:r>
            </w:hyperlink>
          </w:p>
        </w:tc>
        <w:tc>
          <w:tcPr>
            <w:tcW w:w="3585" w:type="dxa"/>
            <w:tcBorders>
              <w:bottom w:val="single" w:sz="8" w:space="0" w:color="000000"/>
              <w:right w:val="single" w:sz="8" w:space="0" w:color="000000"/>
            </w:tcBorders>
            <w:tcMar>
              <w:top w:w="0" w:type="dxa"/>
              <w:left w:w="100" w:type="dxa"/>
              <w:bottom w:w="0" w:type="dxa"/>
              <w:right w:w="100" w:type="dxa"/>
            </w:tcMar>
          </w:tcPr>
          <w:p w14:paraId="6A65C59D" w14:textId="77777777" w:rsidR="002F02C0" w:rsidRDefault="00000000">
            <w:pPr>
              <w:spacing w:line="240" w:lineRule="auto"/>
              <w:rPr>
                <w:sz w:val="18"/>
                <w:szCs w:val="18"/>
              </w:rPr>
            </w:pPr>
            <w:r>
              <w:rPr>
                <w:sz w:val="18"/>
                <w:szCs w:val="18"/>
              </w:rPr>
              <w:t>Based on entire EHR</w:t>
            </w:r>
          </w:p>
        </w:tc>
      </w:tr>
      <w:tr w:rsidR="002F02C0" w14:paraId="6D2E9A32" w14:textId="77777777">
        <w:trPr>
          <w:trHeight w:val="1328"/>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08ED01" w14:textId="77777777" w:rsidR="002F02C0" w:rsidRDefault="00000000">
            <w:pPr>
              <w:spacing w:line="240" w:lineRule="auto"/>
              <w:rPr>
                <w:sz w:val="18"/>
                <w:szCs w:val="18"/>
              </w:rPr>
            </w:pPr>
            <w:r>
              <w:rPr>
                <w:sz w:val="18"/>
                <w:szCs w:val="18"/>
              </w:rPr>
              <w:t>Prostata cancer diagnosis</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78EE1E" w14:textId="77777777" w:rsidR="002F02C0" w:rsidRDefault="00000000">
            <w:pPr>
              <w:spacing w:line="240" w:lineRule="auto"/>
              <w:rPr>
                <w:sz w:val="18"/>
                <w:szCs w:val="18"/>
              </w:rPr>
            </w:pPr>
            <w:r>
              <w:rPr>
                <w:sz w:val="18"/>
                <w:szCs w:val="18"/>
              </w:rPr>
              <w:t>qa_bin_prostate_cancer</w:t>
            </w:r>
          </w:p>
        </w:tc>
        <w:tc>
          <w:tcPr>
            <w:tcW w:w="1455" w:type="dxa"/>
            <w:tcBorders>
              <w:bottom w:val="single" w:sz="8" w:space="0" w:color="000000"/>
              <w:right w:val="single" w:sz="8" w:space="0" w:color="000000"/>
            </w:tcBorders>
            <w:tcMar>
              <w:top w:w="0" w:type="dxa"/>
              <w:left w:w="100" w:type="dxa"/>
              <w:bottom w:w="0" w:type="dxa"/>
              <w:right w:w="100" w:type="dxa"/>
            </w:tcMar>
          </w:tcPr>
          <w:p w14:paraId="0F53DBEE"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1F28E393" w14:textId="77777777" w:rsidR="002F02C0" w:rsidRDefault="00000000">
            <w:pPr>
              <w:rPr>
                <w:sz w:val="18"/>
                <w:szCs w:val="18"/>
              </w:rPr>
            </w:pPr>
            <w:r>
              <w:rPr>
                <w:sz w:val="18"/>
                <w:szCs w:val="18"/>
              </w:rPr>
              <w:t>T, F</w:t>
            </w:r>
          </w:p>
          <w:p w14:paraId="7EAF3506" w14:textId="77777777" w:rsidR="002F02C0" w:rsidRDefault="00000000">
            <w:pPr>
              <w:spacing w:line="240" w:lineRule="auto"/>
              <w:rPr>
                <w:sz w:val="18"/>
                <w:szCs w:val="18"/>
              </w:rPr>
            </w:pPr>
            <w:r>
              <w:rPr>
                <w:sz w:val="18"/>
                <w:szCs w:val="18"/>
              </w:rPr>
              <w:t xml:space="preserve"> </w:t>
            </w:r>
          </w:p>
          <w:p w14:paraId="229210FB"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58A232F1" w14:textId="77777777" w:rsidR="002F02C0" w:rsidRDefault="00000000">
            <w:pPr>
              <w:spacing w:line="240" w:lineRule="auto"/>
              <w:rPr>
                <w:sz w:val="18"/>
                <w:szCs w:val="18"/>
              </w:rPr>
            </w:pPr>
            <w:r>
              <w:rPr>
                <w:sz w:val="18"/>
                <w:szCs w:val="18"/>
              </w:rPr>
              <w:t>1)     Primary care (clinical_events):</w:t>
            </w:r>
          </w:p>
          <w:p w14:paraId="61892582" w14:textId="77777777" w:rsidR="002F02C0" w:rsidRDefault="00000000">
            <w:pPr>
              <w:spacing w:line="240" w:lineRule="auto"/>
              <w:rPr>
                <w:sz w:val="18"/>
                <w:szCs w:val="18"/>
              </w:rPr>
            </w:pPr>
            <w:hyperlink r:id="rId44">
              <w:r>
                <w:rPr>
                  <w:color w:val="1155CC"/>
                  <w:sz w:val="18"/>
                  <w:szCs w:val="18"/>
                  <w:u w:val="single"/>
                </w:rPr>
                <w:t>prostate_cancer_snomed_clinical</w:t>
              </w:r>
            </w:hyperlink>
          </w:p>
          <w:p w14:paraId="6570E3E3" w14:textId="77777777" w:rsidR="002F02C0" w:rsidRDefault="00000000">
            <w:pPr>
              <w:spacing w:line="240" w:lineRule="auto"/>
              <w:rPr>
                <w:sz w:val="18"/>
                <w:szCs w:val="18"/>
              </w:rPr>
            </w:pPr>
            <w:r>
              <w:rPr>
                <w:sz w:val="18"/>
                <w:szCs w:val="18"/>
              </w:rPr>
              <w:t>3)     HES APC (apcs):</w:t>
            </w:r>
          </w:p>
          <w:p w14:paraId="36E35860" w14:textId="77777777" w:rsidR="002F02C0" w:rsidRDefault="00000000">
            <w:pPr>
              <w:spacing w:line="240" w:lineRule="auto"/>
              <w:rPr>
                <w:color w:val="CCCCCC"/>
                <w:sz w:val="18"/>
                <w:szCs w:val="18"/>
              </w:rPr>
            </w:pPr>
            <w:hyperlink r:id="rId45">
              <w:r>
                <w:rPr>
                  <w:color w:val="1155CC"/>
                  <w:sz w:val="18"/>
                  <w:szCs w:val="18"/>
                  <w:u w:val="single"/>
                </w:rPr>
                <w:t>prostate_cancer_icd10</w:t>
              </w:r>
            </w:hyperlink>
          </w:p>
          <w:p w14:paraId="4AC23DB5" w14:textId="77777777" w:rsidR="002F02C0" w:rsidRDefault="00000000">
            <w:pPr>
              <w:spacing w:line="240" w:lineRule="auto"/>
              <w:rPr>
                <w:sz w:val="18"/>
                <w:szCs w:val="18"/>
              </w:rPr>
            </w:pPr>
            <w:r>
              <w:rPr>
                <w:sz w:val="18"/>
                <w:szCs w:val="18"/>
              </w:rPr>
              <w:t>3)     Death certificates (ons_deaths):</w:t>
            </w:r>
          </w:p>
          <w:p w14:paraId="18C612A3" w14:textId="77777777" w:rsidR="002F02C0" w:rsidRDefault="00000000">
            <w:pPr>
              <w:spacing w:line="240" w:lineRule="auto"/>
              <w:rPr>
                <w:sz w:val="18"/>
                <w:szCs w:val="18"/>
              </w:rPr>
            </w:pPr>
            <w:hyperlink r:id="rId46">
              <w:r>
                <w:rPr>
                  <w:color w:val="1155CC"/>
                  <w:sz w:val="18"/>
                  <w:szCs w:val="18"/>
                  <w:u w:val="single"/>
                </w:rPr>
                <w:t>prostate_cancer_icd10</w:t>
              </w:r>
            </w:hyperlink>
            <w:r>
              <w:rPr>
                <w:sz w:val="18"/>
                <w:szCs w:val="18"/>
              </w:rPr>
              <w:t xml:space="preserve"> </w:t>
            </w:r>
          </w:p>
        </w:tc>
        <w:tc>
          <w:tcPr>
            <w:tcW w:w="3585" w:type="dxa"/>
            <w:tcBorders>
              <w:bottom w:val="single" w:sz="8" w:space="0" w:color="000000"/>
              <w:right w:val="single" w:sz="8" w:space="0" w:color="000000"/>
            </w:tcBorders>
            <w:tcMar>
              <w:top w:w="0" w:type="dxa"/>
              <w:left w:w="100" w:type="dxa"/>
              <w:bottom w:w="0" w:type="dxa"/>
              <w:right w:w="100" w:type="dxa"/>
            </w:tcMar>
          </w:tcPr>
          <w:p w14:paraId="01C5AE71" w14:textId="77777777" w:rsidR="002F02C0" w:rsidRDefault="00000000">
            <w:pPr>
              <w:spacing w:line="240" w:lineRule="auto"/>
              <w:rPr>
                <w:sz w:val="18"/>
                <w:szCs w:val="18"/>
              </w:rPr>
            </w:pPr>
            <w:r>
              <w:rPr>
                <w:sz w:val="18"/>
                <w:szCs w:val="18"/>
              </w:rPr>
              <w:t>Based on entire EHR</w:t>
            </w:r>
          </w:p>
          <w:p w14:paraId="17C1D382" w14:textId="77777777" w:rsidR="002F02C0" w:rsidRDefault="002F02C0">
            <w:pPr>
              <w:spacing w:line="240" w:lineRule="auto"/>
              <w:rPr>
                <w:sz w:val="18"/>
                <w:szCs w:val="18"/>
              </w:rPr>
            </w:pPr>
          </w:p>
          <w:p w14:paraId="01DBED63" w14:textId="77777777" w:rsidR="002F02C0" w:rsidRDefault="00000000">
            <w:pPr>
              <w:spacing w:line="240" w:lineRule="auto"/>
              <w:rPr>
                <w:sz w:val="18"/>
                <w:szCs w:val="18"/>
              </w:rPr>
            </w:pPr>
            <w:r>
              <w:rPr>
                <w:sz w:val="18"/>
                <w:szCs w:val="18"/>
              </w:rPr>
              <w:t xml:space="preserve">Re </w:t>
            </w:r>
            <w:hyperlink r:id="rId47" w:anchor="ons_deaths">
              <w:r>
                <w:rPr>
                  <w:color w:val="1155CC"/>
                  <w:sz w:val="18"/>
                  <w:szCs w:val="18"/>
                  <w:u w:val="single"/>
                </w:rPr>
                <w:t>ons_deaths</w:t>
              </w:r>
            </w:hyperlink>
            <w:r>
              <w:rPr>
                <w:sz w:val="18"/>
                <w:szCs w:val="18"/>
              </w:rPr>
              <w:t xml:space="preserve">: Search in underlying_cause_of_death as well as in all other 15 cause_of_death fields </w:t>
            </w:r>
          </w:p>
        </w:tc>
      </w:tr>
    </w:tbl>
    <w:p w14:paraId="2FDE68F4" w14:textId="77777777" w:rsidR="002F02C0" w:rsidRDefault="002F02C0">
      <w:pPr>
        <w:pStyle w:val="Heading3"/>
        <w:spacing w:line="276" w:lineRule="auto"/>
        <w:rPr>
          <w:color w:val="000000"/>
          <w:sz w:val="22"/>
          <w:szCs w:val="22"/>
        </w:rPr>
      </w:pPr>
      <w:bookmarkStart w:id="178" w:name="_lcwr9rgwojwl" w:colFirst="0" w:colLast="0"/>
      <w:bookmarkEnd w:id="178"/>
    </w:p>
    <w:p w14:paraId="026D1B8E" w14:textId="77777777" w:rsidR="002F02C0" w:rsidRDefault="00000000">
      <w:pPr>
        <w:pStyle w:val="Heading3"/>
        <w:spacing w:line="276" w:lineRule="auto"/>
        <w:rPr>
          <w:color w:val="000000"/>
          <w:sz w:val="22"/>
          <w:szCs w:val="22"/>
        </w:rPr>
      </w:pPr>
      <w:bookmarkStart w:id="179" w:name="_j5gdramnobzx" w:colFirst="0" w:colLast="0"/>
      <w:bookmarkEnd w:id="179"/>
      <w:r>
        <w:rPr>
          <w:color w:val="000000"/>
          <w:sz w:val="22"/>
          <w:szCs w:val="22"/>
        </w:rPr>
        <w:t xml:space="preserve">Table 3. Treatment/Exposure variables </w:t>
      </w:r>
    </w:p>
    <w:tbl>
      <w:tblPr>
        <w:tblStyle w:val="a2"/>
        <w:tblW w:w="15090" w:type="dxa"/>
        <w:tblInd w:w="-5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55"/>
        <w:gridCol w:w="2160"/>
        <w:gridCol w:w="960"/>
        <w:gridCol w:w="1110"/>
        <w:gridCol w:w="4815"/>
        <w:gridCol w:w="4590"/>
      </w:tblGrid>
      <w:tr w:rsidR="002F02C0" w14:paraId="6A1EDA4E" w14:textId="77777777">
        <w:trPr>
          <w:trHeight w:val="330"/>
        </w:trPr>
        <w:tc>
          <w:tcPr>
            <w:tcW w:w="145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2EC6D1EE" w14:textId="77777777" w:rsidR="002F02C0" w:rsidRDefault="00000000">
            <w:pPr>
              <w:spacing w:line="240" w:lineRule="auto"/>
              <w:rPr>
                <w:b/>
                <w:bCs/>
                <w:sz w:val="18"/>
                <w:szCs w:val="18"/>
              </w:rPr>
            </w:pPr>
            <w:r>
              <w:rPr>
                <w:b/>
                <w:bCs/>
                <w:sz w:val="18"/>
                <w:szCs w:val="18"/>
              </w:rPr>
              <w:t>Variable</w:t>
            </w:r>
          </w:p>
        </w:tc>
        <w:tc>
          <w:tcPr>
            <w:tcW w:w="216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C706BE9" w14:textId="77777777" w:rsidR="002F02C0" w:rsidRDefault="00000000">
            <w:pPr>
              <w:spacing w:line="240" w:lineRule="auto"/>
              <w:rPr>
                <w:b/>
                <w:bCs/>
                <w:sz w:val="18"/>
                <w:szCs w:val="18"/>
              </w:rPr>
            </w:pPr>
            <w:r>
              <w:rPr>
                <w:b/>
                <w:bCs/>
                <w:sz w:val="18"/>
                <w:szCs w:val="18"/>
              </w:rPr>
              <w:t>Name</w:t>
            </w:r>
          </w:p>
        </w:tc>
        <w:tc>
          <w:tcPr>
            <w:tcW w:w="96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FE888F6" w14:textId="77777777" w:rsidR="002F02C0" w:rsidRDefault="00000000">
            <w:pPr>
              <w:spacing w:line="240" w:lineRule="auto"/>
              <w:rPr>
                <w:b/>
                <w:bCs/>
                <w:sz w:val="18"/>
                <w:szCs w:val="18"/>
              </w:rPr>
            </w:pPr>
            <w:r>
              <w:rPr>
                <w:b/>
                <w:bCs/>
                <w:sz w:val="18"/>
                <w:szCs w:val="18"/>
              </w:rPr>
              <w:t>Type</w:t>
            </w:r>
          </w:p>
        </w:tc>
        <w:tc>
          <w:tcPr>
            <w:tcW w:w="111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6DB0B80" w14:textId="77777777" w:rsidR="002F02C0" w:rsidRDefault="00000000">
            <w:pPr>
              <w:spacing w:line="240" w:lineRule="auto"/>
              <w:rPr>
                <w:b/>
                <w:bCs/>
                <w:sz w:val="18"/>
                <w:szCs w:val="18"/>
              </w:rPr>
            </w:pPr>
            <w:r>
              <w:rPr>
                <w:b/>
                <w:bCs/>
                <w:sz w:val="18"/>
                <w:szCs w:val="18"/>
              </w:rPr>
              <w:t>Definition</w:t>
            </w:r>
          </w:p>
        </w:tc>
        <w:tc>
          <w:tcPr>
            <w:tcW w:w="481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C5507F1" w14:textId="77777777" w:rsidR="002F02C0" w:rsidRDefault="00000000">
            <w:pPr>
              <w:spacing w:line="240" w:lineRule="auto"/>
              <w:rPr>
                <w:b/>
                <w:bCs/>
                <w:sz w:val="18"/>
                <w:szCs w:val="18"/>
              </w:rPr>
            </w:pPr>
            <w:r>
              <w:rPr>
                <w:b/>
                <w:bCs/>
                <w:sz w:val="18"/>
                <w:szCs w:val="18"/>
              </w:rPr>
              <w:t>Data sources (</w:t>
            </w:r>
            <w:hyperlink r:id="rId48" w:anchor="tpp-schema">
              <w:r>
                <w:rPr>
                  <w:b/>
                  <w:bCs/>
                  <w:color w:val="1155CC"/>
                  <w:sz w:val="18"/>
                  <w:szCs w:val="18"/>
                  <w:u w:val="single"/>
                </w:rPr>
                <w:t>tpp</w:t>
              </w:r>
            </w:hyperlink>
            <w:hyperlink r:id="rId49" w:anchor="tpp-schema">
              <w:r>
                <w:rPr>
                  <w:b/>
                  <w:bCs/>
                  <w:color w:val="1155CC"/>
                  <w:sz w:val="18"/>
                  <w:szCs w:val="18"/>
                  <w:u w:val="single"/>
                </w:rPr>
                <w:t xml:space="preserve"> schema</w:t>
              </w:r>
            </w:hyperlink>
            <w:r>
              <w:rPr>
                <w:b/>
                <w:bCs/>
                <w:sz w:val="18"/>
                <w:szCs w:val="18"/>
              </w:rPr>
              <w:t xml:space="preserve"> in brackets)</w:t>
            </w:r>
          </w:p>
        </w:tc>
        <w:tc>
          <w:tcPr>
            <w:tcW w:w="459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51E653E" w14:textId="77777777" w:rsidR="002F02C0" w:rsidRDefault="00000000">
            <w:pPr>
              <w:spacing w:line="240" w:lineRule="auto"/>
              <w:rPr>
                <w:b/>
                <w:bCs/>
                <w:sz w:val="18"/>
                <w:szCs w:val="18"/>
              </w:rPr>
            </w:pPr>
            <w:r>
              <w:rPr>
                <w:b/>
                <w:bCs/>
                <w:sz w:val="18"/>
                <w:szCs w:val="18"/>
              </w:rPr>
              <w:t>Notes</w:t>
            </w:r>
          </w:p>
        </w:tc>
      </w:tr>
      <w:tr w:rsidR="002F02C0" w14:paraId="0F5B2F00" w14:textId="77777777">
        <w:trPr>
          <w:trHeight w:val="555"/>
        </w:trPr>
        <w:tc>
          <w:tcPr>
            <w:tcW w:w="14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A9D9EC" w14:textId="77777777" w:rsidR="002F02C0" w:rsidRDefault="00000000">
            <w:pPr>
              <w:spacing w:line="240" w:lineRule="auto"/>
              <w:rPr>
                <w:sz w:val="18"/>
                <w:szCs w:val="18"/>
              </w:rPr>
            </w:pPr>
            <w:r>
              <w:rPr>
                <w:sz w:val="18"/>
                <w:szCs w:val="18"/>
              </w:rPr>
              <w:t>Metformin prescription</w:t>
            </w:r>
          </w:p>
          <w:p w14:paraId="5B1A08AD" w14:textId="77777777" w:rsidR="002F02C0" w:rsidRDefault="002F02C0">
            <w:pPr>
              <w:spacing w:line="240" w:lineRule="auto"/>
              <w:rPr>
                <w:sz w:val="18"/>
                <w:szCs w:val="18"/>
              </w:rPr>
            </w:pPr>
          </w:p>
        </w:tc>
        <w:tc>
          <w:tcPr>
            <w:tcW w:w="2160" w:type="dxa"/>
            <w:tcBorders>
              <w:bottom w:val="single" w:sz="8" w:space="0" w:color="000000"/>
              <w:right w:val="single" w:sz="8" w:space="0" w:color="000000"/>
            </w:tcBorders>
            <w:tcMar>
              <w:top w:w="0" w:type="dxa"/>
              <w:left w:w="100" w:type="dxa"/>
              <w:bottom w:w="0" w:type="dxa"/>
              <w:right w:w="100" w:type="dxa"/>
            </w:tcMar>
          </w:tcPr>
          <w:p w14:paraId="10CBBBCD" w14:textId="77777777" w:rsidR="002F02C0" w:rsidRDefault="00000000">
            <w:pPr>
              <w:spacing w:line="240" w:lineRule="auto"/>
              <w:rPr>
                <w:sz w:val="18"/>
                <w:szCs w:val="18"/>
              </w:rPr>
            </w:pPr>
            <w:r>
              <w:rPr>
                <w:sz w:val="18"/>
                <w:szCs w:val="18"/>
              </w:rPr>
              <w:t>exp_bin_metfin</w:t>
            </w:r>
          </w:p>
          <w:p w14:paraId="72F070F9" w14:textId="77777777" w:rsidR="002F02C0" w:rsidRDefault="002F02C0">
            <w:pPr>
              <w:spacing w:line="240" w:lineRule="auto"/>
              <w:rPr>
                <w:sz w:val="18"/>
                <w:szCs w:val="18"/>
              </w:rPr>
            </w:pPr>
          </w:p>
          <w:p w14:paraId="0D2B07EE" w14:textId="77777777" w:rsidR="002F02C0" w:rsidRDefault="002F02C0">
            <w:pPr>
              <w:spacing w:line="240" w:lineRule="auto"/>
              <w:rPr>
                <w:sz w:val="18"/>
                <w:szCs w:val="18"/>
              </w:rPr>
            </w:pPr>
          </w:p>
        </w:tc>
        <w:tc>
          <w:tcPr>
            <w:tcW w:w="960" w:type="dxa"/>
            <w:tcBorders>
              <w:bottom w:val="single" w:sz="8" w:space="0" w:color="000000"/>
              <w:right w:val="single" w:sz="8" w:space="0" w:color="000000"/>
            </w:tcBorders>
            <w:tcMar>
              <w:top w:w="0" w:type="dxa"/>
              <w:left w:w="100" w:type="dxa"/>
              <w:bottom w:w="0" w:type="dxa"/>
              <w:right w:w="100" w:type="dxa"/>
            </w:tcMar>
          </w:tcPr>
          <w:p w14:paraId="46DBF886" w14:textId="77777777" w:rsidR="002F02C0" w:rsidRDefault="00000000">
            <w:pPr>
              <w:spacing w:line="240" w:lineRule="auto"/>
              <w:rPr>
                <w:sz w:val="18"/>
                <w:szCs w:val="18"/>
              </w:rPr>
            </w:pPr>
            <w:r>
              <w:rPr>
                <w:sz w:val="18"/>
                <w:szCs w:val="18"/>
              </w:rPr>
              <w:t>Binary</w:t>
            </w:r>
          </w:p>
        </w:tc>
        <w:tc>
          <w:tcPr>
            <w:tcW w:w="1110" w:type="dxa"/>
            <w:tcBorders>
              <w:bottom w:val="single" w:sz="8" w:space="0" w:color="000000"/>
              <w:right w:val="single" w:sz="8" w:space="0" w:color="000000"/>
            </w:tcBorders>
            <w:tcMar>
              <w:top w:w="0" w:type="dxa"/>
              <w:left w:w="100" w:type="dxa"/>
              <w:bottom w:w="0" w:type="dxa"/>
              <w:right w:w="100" w:type="dxa"/>
            </w:tcMar>
          </w:tcPr>
          <w:p w14:paraId="7FD9F5F5" w14:textId="77777777" w:rsidR="002F02C0" w:rsidRDefault="00000000">
            <w:pPr>
              <w:rPr>
                <w:sz w:val="18"/>
                <w:szCs w:val="18"/>
              </w:rPr>
            </w:pPr>
            <w:r>
              <w:rPr>
                <w:sz w:val="18"/>
                <w:szCs w:val="18"/>
              </w:rPr>
              <w:t>T, F</w:t>
            </w:r>
          </w:p>
          <w:p w14:paraId="67BDAA91" w14:textId="77777777" w:rsidR="002F02C0" w:rsidRDefault="00000000">
            <w:pPr>
              <w:spacing w:line="240" w:lineRule="auto"/>
              <w:rPr>
                <w:sz w:val="18"/>
                <w:szCs w:val="18"/>
              </w:rPr>
            </w:pPr>
            <w:r>
              <w:rPr>
                <w:sz w:val="18"/>
                <w:szCs w:val="18"/>
              </w:rPr>
              <w:t xml:space="preserve"> </w:t>
            </w:r>
          </w:p>
          <w:p w14:paraId="72457289" w14:textId="77777777" w:rsidR="002F02C0" w:rsidRDefault="00000000">
            <w:pPr>
              <w:spacing w:line="240" w:lineRule="auto"/>
              <w:rPr>
                <w:sz w:val="18"/>
                <w:szCs w:val="18"/>
              </w:rPr>
            </w:pPr>
            <w:r>
              <w:rPr>
                <w:sz w:val="18"/>
                <w:szCs w:val="18"/>
              </w:rPr>
              <w:t xml:space="preserve"> </w:t>
            </w:r>
          </w:p>
        </w:tc>
        <w:tc>
          <w:tcPr>
            <w:tcW w:w="4815" w:type="dxa"/>
            <w:tcBorders>
              <w:bottom w:val="single" w:sz="8" w:space="0" w:color="000000"/>
              <w:right w:val="single" w:sz="8" w:space="0" w:color="000000"/>
            </w:tcBorders>
            <w:tcMar>
              <w:top w:w="0" w:type="dxa"/>
              <w:left w:w="100" w:type="dxa"/>
              <w:bottom w:w="0" w:type="dxa"/>
              <w:right w:w="100" w:type="dxa"/>
            </w:tcMar>
          </w:tcPr>
          <w:p w14:paraId="6D47E741" w14:textId="77777777" w:rsidR="002F02C0" w:rsidRDefault="00000000">
            <w:pPr>
              <w:spacing w:line="240" w:lineRule="auto"/>
              <w:rPr>
                <w:sz w:val="18"/>
                <w:szCs w:val="18"/>
              </w:rPr>
            </w:pPr>
            <w:r>
              <w:rPr>
                <w:sz w:val="18"/>
                <w:szCs w:val="18"/>
              </w:rPr>
              <w:t>Primary care (medications):</w:t>
            </w:r>
          </w:p>
          <w:p w14:paraId="7A7FA19F" w14:textId="77777777" w:rsidR="002F02C0" w:rsidRDefault="00000000">
            <w:pPr>
              <w:spacing w:line="240" w:lineRule="auto"/>
              <w:rPr>
                <w:color w:val="CCCCCC"/>
                <w:sz w:val="18"/>
                <w:szCs w:val="18"/>
              </w:rPr>
            </w:pPr>
            <w:r>
              <w:rPr>
                <w:sz w:val="18"/>
                <w:szCs w:val="18"/>
              </w:rPr>
              <w:t xml:space="preserve">-  </w:t>
            </w:r>
            <w:del w:id="180" w:author="Alain A" w:date="2025-12-16T11:41:00Z">
              <w:r>
                <w:fldChar w:fldCharType="begin"/>
              </w:r>
              <w:r>
                <w:delInstrText xml:space="preserve"> HYPERLINK "https://www.opencodelists.org/codelist/user/alainamstutz/metformin-without-other-antidiabetic-bristol-dmd/40fca29a/#full-list" </w:delInstrText>
              </w:r>
              <w:r>
                <w:fldChar w:fldCharType="separate"/>
              </w:r>
              <w:r>
                <w:rPr>
                  <w:color w:val="1155CC"/>
                  <w:sz w:val="18"/>
                  <w:szCs w:val="18"/>
                  <w:u w:val="single"/>
                </w:rPr>
                <w:delText>metformin_mono_dmd</w:delText>
              </w:r>
              <w:r>
                <w:fldChar w:fldCharType="end"/>
              </w:r>
            </w:del>
            <w:ins w:id="181" w:author="Alain A" w:date="2025-12-16T11:41:00Z">
              <w:r>
                <w:fldChar w:fldCharType="begin"/>
              </w:r>
              <w:r>
                <w:instrText xml:space="preserve"> HYPERLINK "https://www.opencodelists.org/codelist/user/alainamstutz/metformin-without-other-antidiabetic-bristol-dmd/40fca29a/" </w:instrText>
              </w:r>
              <w:r>
                <w:fldChar w:fldCharType="separate"/>
              </w:r>
              <w:r>
                <w:rPr>
                  <w:color w:val="1155CC"/>
                  <w:sz w:val="18"/>
                  <w:szCs w:val="18"/>
                  <w:u w:val="single"/>
                </w:rPr>
                <w:t>metformin_mono_dmd</w:t>
              </w:r>
              <w:r>
                <w:fldChar w:fldCharType="end"/>
              </w:r>
            </w:ins>
          </w:p>
          <w:p w14:paraId="0D683817" w14:textId="77777777" w:rsidR="002F02C0" w:rsidRDefault="002F02C0">
            <w:pPr>
              <w:spacing w:line="240" w:lineRule="auto"/>
              <w:rPr>
                <w:sz w:val="18"/>
                <w:szCs w:val="18"/>
              </w:rPr>
            </w:pPr>
          </w:p>
        </w:tc>
        <w:tc>
          <w:tcPr>
            <w:tcW w:w="4590" w:type="dxa"/>
            <w:tcBorders>
              <w:bottom w:val="single" w:sz="8" w:space="0" w:color="000000"/>
              <w:right w:val="single" w:sz="8" w:space="0" w:color="000000"/>
            </w:tcBorders>
            <w:tcMar>
              <w:top w:w="0" w:type="dxa"/>
              <w:left w:w="100" w:type="dxa"/>
              <w:bottom w:w="0" w:type="dxa"/>
              <w:right w:w="100" w:type="dxa"/>
            </w:tcMar>
          </w:tcPr>
          <w:p w14:paraId="723C9069" w14:textId="77777777" w:rsidR="002F02C0" w:rsidRDefault="00000000">
            <w:pPr>
              <w:spacing w:line="240" w:lineRule="auto"/>
              <w:rPr>
                <w:sz w:val="18"/>
                <w:szCs w:val="18"/>
              </w:rPr>
            </w:pPr>
            <w:r>
              <w:rPr>
                <w:sz w:val="18"/>
                <w:szCs w:val="18"/>
              </w:rPr>
              <w:t>First Metformin monotherapy prescription before studyend_date. Define/assign treatment strategy in R.</w:t>
            </w:r>
          </w:p>
          <w:p w14:paraId="187D05FB" w14:textId="77777777" w:rsidR="002F02C0" w:rsidRDefault="00000000">
            <w:pPr>
              <w:spacing w:line="240" w:lineRule="auto"/>
              <w:rPr>
                <w:sz w:val="18"/>
                <w:szCs w:val="18"/>
              </w:rPr>
            </w:pPr>
            <w:r>
              <w:rPr>
                <w:sz w:val="18"/>
                <w:szCs w:val="18"/>
              </w:rPr>
              <w:t xml:space="preserve"> </w:t>
            </w:r>
          </w:p>
        </w:tc>
      </w:tr>
      <w:tr w:rsidR="002F02C0" w14:paraId="6F501612" w14:textId="77777777">
        <w:trPr>
          <w:trHeight w:val="456"/>
        </w:trPr>
        <w:tc>
          <w:tcPr>
            <w:tcW w:w="14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826CB0C" w14:textId="77777777" w:rsidR="002F02C0" w:rsidRDefault="00000000">
            <w:pPr>
              <w:spacing w:line="240" w:lineRule="auto"/>
              <w:rPr>
                <w:sz w:val="18"/>
                <w:szCs w:val="18"/>
              </w:rPr>
            </w:pPr>
            <w:r>
              <w:rPr>
                <w:sz w:val="18"/>
                <w:szCs w:val="18"/>
              </w:rPr>
              <w:t xml:space="preserve">No antidiabetic prescription </w:t>
            </w:r>
          </w:p>
        </w:tc>
        <w:tc>
          <w:tcPr>
            <w:tcW w:w="2160" w:type="dxa"/>
            <w:tcBorders>
              <w:bottom w:val="single" w:sz="8" w:space="0" w:color="000000"/>
              <w:right w:val="single" w:sz="8" w:space="0" w:color="000000"/>
            </w:tcBorders>
            <w:tcMar>
              <w:top w:w="0" w:type="dxa"/>
              <w:left w:w="100" w:type="dxa"/>
              <w:bottom w:w="0" w:type="dxa"/>
              <w:right w:w="100" w:type="dxa"/>
            </w:tcMar>
          </w:tcPr>
          <w:p w14:paraId="4348601A" w14:textId="77777777" w:rsidR="002F02C0" w:rsidRDefault="00000000">
            <w:pPr>
              <w:spacing w:line="240" w:lineRule="auto"/>
              <w:rPr>
                <w:sz w:val="18"/>
                <w:szCs w:val="18"/>
              </w:rPr>
            </w:pPr>
            <w:r>
              <w:rPr>
                <w:sz w:val="18"/>
                <w:szCs w:val="18"/>
              </w:rPr>
              <w:t>exp_bin_treat_nothing</w:t>
            </w:r>
          </w:p>
        </w:tc>
        <w:tc>
          <w:tcPr>
            <w:tcW w:w="960" w:type="dxa"/>
            <w:tcBorders>
              <w:bottom w:val="single" w:sz="8" w:space="0" w:color="000000"/>
              <w:right w:val="single" w:sz="8" w:space="0" w:color="000000"/>
            </w:tcBorders>
            <w:tcMar>
              <w:top w:w="0" w:type="dxa"/>
              <w:left w:w="100" w:type="dxa"/>
              <w:bottom w:w="0" w:type="dxa"/>
              <w:right w:w="100" w:type="dxa"/>
            </w:tcMar>
          </w:tcPr>
          <w:p w14:paraId="4A9BAFFE" w14:textId="77777777" w:rsidR="002F02C0" w:rsidRDefault="00000000">
            <w:pPr>
              <w:spacing w:line="240" w:lineRule="auto"/>
              <w:rPr>
                <w:sz w:val="18"/>
                <w:szCs w:val="18"/>
              </w:rPr>
            </w:pPr>
            <w:r>
              <w:rPr>
                <w:sz w:val="18"/>
                <w:szCs w:val="18"/>
              </w:rPr>
              <w:t>Binary</w:t>
            </w:r>
          </w:p>
        </w:tc>
        <w:tc>
          <w:tcPr>
            <w:tcW w:w="1110" w:type="dxa"/>
            <w:tcBorders>
              <w:bottom w:val="single" w:sz="8" w:space="0" w:color="000000"/>
              <w:right w:val="single" w:sz="8" w:space="0" w:color="000000"/>
            </w:tcBorders>
            <w:tcMar>
              <w:top w:w="0" w:type="dxa"/>
              <w:left w:w="100" w:type="dxa"/>
              <w:bottom w:w="0" w:type="dxa"/>
              <w:right w:w="100" w:type="dxa"/>
            </w:tcMar>
          </w:tcPr>
          <w:p w14:paraId="51BB885A" w14:textId="77777777" w:rsidR="002F02C0" w:rsidRDefault="00000000">
            <w:pPr>
              <w:rPr>
                <w:sz w:val="18"/>
                <w:szCs w:val="18"/>
              </w:rPr>
            </w:pPr>
            <w:r>
              <w:rPr>
                <w:sz w:val="18"/>
                <w:szCs w:val="18"/>
              </w:rPr>
              <w:t>T, F</w:t>
            </w:r>
          </w:p>
          <w:p w14:paraId="226ABFCF" w14:textId="77777777" w:rsidR="002F02C0" w:rsidRDefault="00000000">
            <w:pPr>
              <w:spacing w:line="240" w:lineRule="auto"/>
              <w:rPr>
                <w:sz w:val="18"/>
                <w:szCs w:val="18"/>
              </w:rPr>
            </w:pPr>
            <w:r>
              <w:rPr>
                <w:sz w:val="18"/>
                <w:szCs w:val="18"/>
              </w:rPr>
              <w:t xml:space="preserve"> </w:t>
            </w:r>
          </w:p>
          <w:p w14:paraId="744D3D3D" w14:textId="77777777" w:rsidR="002F02C0" w:rsidRDefault="00000000">
            <w:pPr>
              <w:spacing w:line="240" w:lineRule="auto"/>
              <w:rPr>
                <w:sz w:val="18"/>
                <w:szCs w:val="18"/>
              </w:rPr>
            </w:pPr>
            <w:r>
              <w:rPr>
                <w:sz w:val="18"/>
                <w:szCs w:val="18"/>
              </w:rPr>
              <w:t xml:space="preserve"> </w:t>
            </w:r>
          </w:p>
        </w:tc>
        <w:tc>
          <w:tcPr>
            <w:tcW w:w="4815" w:type="dxa"/>
            <w:tcBorders>
              <w:bottom w:val="single" w:sz="8" w:space="0" w:color="000000"/>
              <w:right w:val="single" w:sz="8" w:space="0" w:color="000000"/>
            </w:tcBorders>
            <w:tcMar>
              <w:top w:w="0" w:type="dxa"/>
              <w:left w:w="100" w:type="dxa"/>
              <w:bottom w:w="0" w:type="dxa"/>
              <w:right w:w="100" w:type="dxa"/>
            </w:tcMar>
          </w:tcPr>
          <w:p w14:paraId="52335395" w14:textId="77777777" w:rsidR="002F02C0" w:rsidRDefault="00000000">
            <w:pPr>
              <w:spacing w:line="240" w:lineRule="auto"/>
              <w:rPr>
                <w:color w:val="CCCCCC"/>
                <w:sz w:val="18"/>
                <w:szCs w:val="18"/>
              </w:rPr>
            </w:pPr>
            <w:r>
              <w:rPr>
                <w:sz w:val="18"/>
                <w:szCs w:val="18"/>
              </w:rPr>
              <w:t>Primary care (medications), none of these:</w:t>
            </w:r>
          </w:p>
          <w:p w14:paraId="161A4FBA" w14:textId="77777777" w:rsidR="002F02C0" w:rsidRDefault="00000000">
            <w:pPr>
              <w:spacing w:line="240" w:lineRule="auto"/>
              <w:rPr>
                <w:color w:val="CCCCCC"/>
                <w:sz w:val="18"/>
                <w:szCs w:val="18"/>
              </w:rPr>
            </w:pPr>
            <w:r>
              <w:rPr>
                <w:sz w:val="18"/>
                <w:szCs w:val="18"/>
              </w:rPr>
              <w:t xml:space="preserve">- </w:t>
            </w:r>
            <w:del w:id="182" w:author="Alain A" w:date="2025-12-16T11:41:00Z">
              <w:r>
                <w:fldChar w:fldCharType="begin"/>
              </w:r>
              <w:r>
                <w:delInstrText xml:space="preserve"> HYPERLINK "https://www.opencodelists.org/codelist/user/alex-walker/metformin-dmd/258f2054/" </w:delInstrText>
              </w:r>
              <w:r>
                <w:fldChar w:fldCharType="separate"/>
              </w:r>
              <w:r>
                <w:rPr>
                  <w:color w:val="1155CC"/>
                  <w:sz w:val="18"/>
                  <w:szCs w:val="18"/>
                  <w:u w:val="single"/>
                </w:rPr>
                <w:delText>metformin_dmd</w:delText>
              </w:r>
              <w:r>
                <w:fldChar w:fldCharType="end"/>
              </w:r>
            </w:del>
            <w:ins w:id="183" w:author="Alain A" w:date="2025-12-16T11:41:00Z">
              <w:r>
                <w:fldChar w:fldCharType="begin"/>
              </w:r>
              <w:r>
                <w:instrText xml:space="preserve"> HYPERLINK "https://www.opencodelists.org/codelist/user/alainamstutz/metformin-bristol-dmd/3fbb0ecb/" </w:instrText>
              </w:r>
              <w:r>
                <w:fldChar w:fldCharType="separate"/>
              </w:r>
              <w:r>
                <w:rPr>
                  <w:color w:val="1155CC"/>
                  <w:sz w:val="18"/>
                  <w:szCs w:val="18"/>
                  <w:u w:val="single"/>
                </w:rPr>
                <w:t>metformin_dmd</w:t>
              </w:r>
              <w:r>
                <w:fldChar w:fldCharType="end"/>
              </w:r>
            </w:ins>
          </w:p>
          <w:p w14:paraId="0A7148D2" w14:textId="77777777" w:rsidR="002F02C0" w:rsidRDefault="00000000">
            <w:pPr>
              <w:spacing w:line="240" w:lineRule="auto"/>
              <w:rPr>
                <w:sz w:val="18"/>
                <w:szCs w:val="18"/>
              </w:rPr>
            </w:pPr>
            <w:r>
              <w:rPr>
                <w:sz w:val="18"/>
                <w:szCs w:val="18"/>
              </w:rPr>
              <w:t xml:space="preserve">- </w:t>
            </w:r>
            <w:del w:id="184" w:author="Alain A" w:date="2025-12-16T11:42:00Z">
              <w:r>
                <w:fldChar w:fldCharType="begin"/>
              </w:r>
              <w:r>
                <w:delInstrText xml:space="preserve"> HYPERLINK "https://www.opencodelists.org/codelist/user/alex-walker/sulfonylureas-dmd/6e0ab9fd/" </w:delInstrText>
              </w:r>
              <w:r>
                <w:fldChar w:fldCharType="separate"/>
              </w:r>
              <w:r>
                <w:rPr>
                  <w:color w:val="1155CC"/>
                  <w:sz w:val="18"/>
                  <w:szCs w:val="18"/>
                  <w:u w:val="single"/>
                </w:rPr>
                <w:delText>sulfonylurea_dmd</w:delText>
              </w:r>
              <w:r>
                <w:fldChar w:fldCharType="end"/>
              </w:r>
            </w:del>
            <w:ins w:id="185" w:author="Alain A" w:date="2025-12-16T11:42:00Z">
              <w:r>
                <w:fldChar w:fldCharType="begin"/>
              </w:r>
              <w:r>
                <w:instrText xml:space="preserve"> HYPERLINK "https://www.opencodelists.org/codelist/user/alainamstutz/diabetes-sulfonylureas/51701817/" </w:instrText>
              </w:r>
              <w:r>
                <w:fldChar w:fldCharType="separate"/>
              </w:r>
              <w:r>
                <w:rPr>
                  <w:color w:val="1155CC"/>
                  <w:sz w:val="18"/>
                  <w:szCs w:val="18"/>
                  <w:u w:val="single"/>
                </w:rPr>
                <w:t>sulfonylurea_dmd</w:t>
              </w:r>
              <w:r>
                <w:fldChar w:fldCharType="end"/>
              </w:r>
            </w:ins>
          </w:p>
          <w:p w14:paraId="3703673F" w14:textId="77777777" w:rsidR="002F02C0" w:rsidRDefault="00000000">
            <w:pPr>
              <w:spacing w:line="240" w:lineRule="auto"/>
              <w:rPr>
                <w:sz w:val="18"/>
                <w:szCs w:val="18"/>
              </w:rPr>
            </w:pPr>
            <w:r>
              <w:rPr>
                <w:sz w:val="18"/>
                <w:szCs w:val="18"/>
              </w:rPr>
              <w:t xml:space="preserve">- </w:t>
            </w:r>
            <w:del w:id="186" w:author="Alain A" w:date="2025-12-16T11:44:00Z">
              <w:r>
                <w:fldChar w:fldCharType="begin"/>
              </w:r>
              <w:r>
                <w:delInstrText xml:space="preserve"> HYPERLINK "https://www.opencodelists.org/codelist/user/alex-walker/dpp-4-inhibitors-dmd/57ae06be/" </w:delInstrText>
              </w:r>
              <w:r>
                <w:fldChar w:fldCharType="separate"/>
              </w:r>
              <w:r>
                <w:rPr>
                  <w:color w:val="1155CC"/>
                  <w:sz w:val="18"/>
                  <w:szCs w:val="18"/>
                  <w:u w:val="single"/>
                </w:rPr>
                <w:delText>dpp4_dmd</w:delText>
              </w:r>
              <w:r>
                <w:fldChar w:fldCharType="end"/>
              </w:r>
            </w:del>
            <w:ins w:id="187" w:author="Alain A" w:date="2025-12-16T11:44:00Z">
              <w:r>
                <w:fldChar w:fldCharType="begin"/>
              </w:r>
              <w:r>
                <w:instrText xml:space="preserve"> HYPERLINK "https://www.opencodelists.org/codelist/user/alainamstutz/diabetes-dpp4/4ebd5821/" </w:instrText>
              </w:r>
              <w:r>
                <w:fldChar w:fldCharType="separate"/>
              </w:r>
              <w:r>
                <w:rPr>
                  <w:color w:val="1155CC"/>
                  <w:sz w:val="18"/>
                  <w:szCs w:val="18"/>
                  <w:u w:val="single"/>
                </w:rPr>
                <w:t>dpp4_dmd</w:t>
              </w:r>
              <w:r>
                <w:fldChar w:fldCharType="end"/>
              </w:r>
            </w:ins>
          </w:p>
          <w:p w14:paraId="189CB641" w14:textId="77777777" w:rsidR="002F02C0" w:rsidRDefault="00000000">
            <w:pPr>
              <w:spacing w:line="240" w:lineRule="auto"/>
              <w:rPr>
                <w:sz w:val="18"/>
                <w:szCs w:val="18"/>
              </w:rPr>
            </w:pPr>
            <w:r>
              <w:rPr>
                <w:sz w:val="18"/>
                <w:szCs w:val="18"/>
              </w:rPr>
              <w:t xml:space="preserve">- </w:t>
            </w:r>
            <w:del w:id="188" w:author="Alain A" w:date="2025-12-16T11:44:00Z">
              <w:r>
                <w:fldChar w:fldCharType="begin"/>
              </w:r>
              <w:r>
                <w:delInstrText xml:space="preserve"> HYPERLINK "https://www.opencodelists.org/codelist/user/alainamstutz/thiazolidinedione-bristol-dmd/7de688dc/" </w:delInstrText>
              </w:r>
              <w:r>
                <w:fldChar w:fldCharType="separate"/>
              </w:r>
              <w:r>
                <w:rPr>
                  <w:color w:val="1155CC"/>
                  <w:sz w:val="18"/>
                  <w:szCs w:val="18"/>
                  <w:u w:val="single"/>
                </w:rPr>
                <w:delText>tzd_dmd</w:delText>
              </w:r>
              <w:r>
                <w:fldChar w:fldCharType="end"/>
              </w:r>
            </w:del>
            <w:ins w:id="189" w:author="Alain A" w:date="2025-12-16T11:44:00Z">
              <w:r>
                <w:fldChar w:fldCharType="begin"/>
              </w:r>
              <w:r>
                <w:instrText xml:space="preserve"> HYPERLINK "https://www.opencodelists.org/codelist/user/alainamstutz/diabetes-thiazolidinedione/6a7f8b4c/" </w:instrText>
              </w:r>
              <w:r>
                <w:fldChar w:fldCharType="separate"/>
              </w:r>
              <w:r>
                <w:rPr>
                  <w:color w:val="1155CC"/>
                  <w:sz w:val="18"/>
                  <w:szCs w:val="18"/>
                  <w:u w:val="single"/>
                </w:rPr>
                <w:t>tzd_dmd</w:t>
              </w:r>
              <w:r>
                <w:fldChar w:fldCharType="end"/>
              </w:r>
            </w:ins>
          </w:p>
          <w:p w14:paraId="4F089156" w14:textId="77777777" w:rsidR="002F02C0" w:rsidRDefault="00000000">
            <w:pPr>
              <w:spacing w:line="240" w:lineRule="auto"/>
              <w:rPr>
                <w:sz w:val="18"/>
                <w:szCs w:val="18"/>
              </w:rPr>
            </w:pPr>
            <w:r>
              <w:rPr>
                <w:sz w:val="18"/>
                <w:szCs w:val="18"/>
              </w:rPr>
              <w:t xml:space="preserve">- </w:t>
            </w:r>
            <w:del w:id="190" w:author="Alain A" w:date="2025-12-16T11:45:00Z">
              <w:r>
                <w:fldChar w:fldCharType="begin"/>
              </w:r>
              <w:r>
                <w:delInstrText xml:space="preserve"> HYPERLINK "https://www.opencodelists.org/codelist/user/alex-walker/sglt-2-inhibitors-dmd/2029a068/" </w:delInstrText>
              </w:r>
              <w:r>
                <w:fldChar w:fldCharType="separate"/>
              </w:r>
              <w:r>
                <w:rPr>
                  <w:color w:val="1155CC"/>
                  <w:sz w:val="18"/>
                  <w:szCs w:val="18"/>
                  <w:u w:val="single"/>
                </w:rPr>
                <w:delText>sglt2_dmd</w:delText>
              </w:r>
              <w:r>
                <w:fldChar w:fldCharType="end"/>
              </w:r>
            </w:del>
            <w:ins w:id="191" w:author="Alain A" w:date="2025-12-16T11:45:00Z">
              <w:r>
                <w:fldChar w:fldCharType="begin"/>
              </w:r>
              <w:r>
                <w:instrText xml:space="preserve"> HYPERLINK "https://www.opencodelists.org/codelist/user/alainamstutz/diabetes-sglt2/35ade4ec/" </w:instrText>
              </w:r>
              <w:r>
                <w:fldChar w:fldCharType="separate"/>
              </w:r>
              <w:r>
                <w:rPr>
                  <w:color w:val="1155CC"/>
                  <w:sz w:val="18"/>
                  <w:szCs w:val="18"/>
                  <w:u w:val="single"/>
                </w:rPr>
                <w:t>sglt2_dmd</w:t>
              </w:r>
              <w:r>
                <w:fldChar w:fldCharType="end"/>
              </w:r>
            </w:ins>
          </w:p>
          <w:p w14:paraId="16BC7326" w14:textId="77777777" w:rsidR="002F02C0" w:rsidRDefault="00000000">
            <w:pPr>
              <w:spacing w:line="240" w:lineRule="auto"/>
              <w:rPr>
                <w:sz w:val="18"/>
                <w:szCs w:val="18"/>
              </w:rPr>
            </w:pPr>
            <w:r>
              <w:rPr>
                <w:sz w:val="18"/>
                <w:szCs w:val="18"/>
              </w:rPr>
              <w:t xml:space="preserve">- </w:t>
            </w:r>
            <w:del w:id="192" w:author="Alain A" w:date="2025-12-16T11:45:00Z">
              <w:r>
                <w:fldChar w:fldCharType="begin"/>
              </w:r>
              <w:r>
                <w:delInstrText xml:space="preserve"> HYPERLINK "https://www.opencodelists.org/codelist/user/alainamstutz/glp1-bristol-dmd/7c628abb/" </w:delInstrText>
              </w:r>
              <w:r>
                <w:fldChar w:fldCharType="separate"/>
              </w:r>
              <w:r>
                <w:rPr>
                  <w:color w:val="1155CC"/>
                  <w:sz w:val="18"/>
                  <w:szCs w:val="18"/>
                  <w:u w:val="single"/>
                </w:rPr>
                <w:delText>glp1_dmd</w:delText>
              </w:r>
              <w:r>
                <w:fldChar w:fldCharType="end"/>
              </w:r>
            </w:del>
            <w:ins w:id="193" w:author="Alain A" w:date="2025-12-16T11:45:00Z">
              <w:r>
                <w:fldChar w:fldCharType="begin"/>
              </w:r>
              <w:r>
                <w:instrText xml:space="preserve"> HYPERLINK "https://www.opencodelists.org/codelist/user/alainamstutz/diabetes-glp1/038efe82/" </w:instrText>
              </w:r>
              <w:r>
                <w:fldChar w:fldCharType="separate"/>
              </w:r>
              <w:r>
                <w:rPr>
                  <w:color w:val="1155CC"/>
                  <w:sz w:val="18"/>
                  <w:szCs w:val="18"/>
                  <w:u w:val="single"/>
                </w:rPr>
                <w:t>glp1_dmd</w:t>
              </w:r>
              <w:r>
                <w:fldChar w:fldCharType="end"/>
              </w:r>
            </w:ins>
          </w:p>
          <w:p w14:paraId="569A49A7" w14:textId="77777777" w:rsidR="002F02C0" w:rsidRDefault="00000000">
            <w:pPr>
              <w:spacing w:line="240" w:lineRule="auto"/>
              <w:rPr>
                <w:sz w:val="18"/>
                <w:szCs w:val="18"/>
              </w:rPr>
            </w:pPr>
            <w:r>
              <w:rPr>
                <w:sz w:val="18"/>
                <w:szCs w:val="18"/>
              </w:rPr>
              <w:t xml:space="preserve">- </w:t>
            </w:r>
            <w:del w:id="194" w:author="Alain A" w:date="2025-12-16T11:45:00Z">
              <w:r>
                <w:fldChar w:fldCharType="begin"/>
              </w:r>
              <w:r>
                <w:delInstrText xml:space="preserve"> HYPERLINK "https://www.opencodelists.org/codelist/user/alainamstutz/meglitinides-bristol-dmd/79afcac5/" </w:delInstrText>
              </w:r>
              <w:r>
                <w:fldChar w:fldCharType="separate"/>
              </w:r>
              <w:r>
                <w:rPr>
                  <w:color w:val="1155CC"/>
                  <w:sz w:val="18"/>
                  <w:szCs w:val="18"/>
                  <w:u w:val="single"/>
                </w:rPr>
                <w:delText>meglitinides_dmd</w:delText>
              </w:r>
              <w:r>
                <w:fldChar w:fldCharType="end"/>
              </w:r>
            </w:del>
            <w:ins w:id="195" w:author="Alain A" w:date="2025-12-16T11:45:00Z">
              <w:r>
                <w:fldChar w:fldCharType="begin"/>
              </w:r>
              <w:r>
                <w:instrText xml:space="preserve"> HYPERLINK "https://www.opencodelists.org/codelist/user/alainamstutz/diabetes-meglitinides/1c9e71b7/" </w:instrText>
              </w:r>
              <w:r>
                <w:fldChar w:fldCharType="separate"/>
              </w:r>
              <w:r>
                <w:rPr>
                  <w:color w:val="1155CC"/>
                  <w:sz w:val="18"/>
                  <w:szCs w:val="18"/>
                  <w:u w:val="single"/>
                </w:rPr>
                <w:t>meglitinides_dmd</w:t>
              </w:r>
              <w:r>
                <w:fldChar w:fldCharType="end"/>
              </w:r>
            </w:ins>
          </w:p>
          <w:p w14:paraId="78086521" w14:textId="77777777" w:rsidR="002F02C0" w:rsidRDefault="00000000">
            <w:pPr>
              <w:spacing w:line="240" w:lineRule="auto"/>
              <w:rPr>
                <w:sz w:val="18"/>
                <w:szCs w:val="18"/>
              </w:rPr>
            </w:pPr>
            <w:r>
              <w:rPr>
                <w:sz w:val="18"/>
                <w:szCs w:val="18"/>
              </w:rPr>
              <w:t xml:space="preserve">- </w:t>
            </w:r>
            <w:del w:id="196" w:author="Alain A" w:date="2025-12-16T11:45:00Z">
              <w:r>
                <w:fldChar w:fldCharType="begin"/>
              </w:r>
              <w:r>
                <w:delInstrText xml:space="preserve"> HYPERLINK "https://www.opencodelists.org/codelist/user/alainamstutz/alpha-glucosidase-inhibitors-bristol-dmd/4790e45b/" </w:delInstrText>
              </w:r>
              <w:r>
                <w:fldChar w:fldCharType="separate"/>
              </w:r>
              <w:r>
                <w:rPr>
                  <w:color w:val="1155CC"/>
                  <w:sz w:val="18"/>
                  <w:szCs w:val="18"/>
                  <w:u w:val="single"/>
                </w:rPr>
                <w:delText>agi_dmd</w:delText>
              </w:r>
              <w:r>
                <w:fldChar w:fldCharType="end"/>
              </w:r>
            </w:del>
            <w:ins w:id="197" w:author="Alain A" w:date="2025-12-16T11:45:00Z">
              <w:r>
                <w:fldChar w:fldCharType="begin"/>
              </w:r>
              <w:r>
                <w:instrText xml:space="preserve"> HYPERLINK "https://www.opencodelists.org/codelist/user/alainamstutz/diabetes-agi/67cccb56/" </w:instrText>
              </w:r>
              <w:r>
                <w:fldChar w:fldCharType="separate"/>
              </w:r>
              <w:r>
                <w:rPr>
                  <w:color w:val="1155CC"/>
                  <w:sz w:val="18"/>
                  <w:szCs w:val="18"/>
                  <w:u w:val="single"/>
                </w:rPr>
                <w:t>agi_dmd</w:t>
              </w:r>
              <w:r>
                <w:fldChar w:fldCharType="end"/>
              </w:r>
            </w:ins>
          </w:p>
          <w:p w14:paraId="751C9E8B" w14:textId="77777777" w:rsidR="002F02C0" w:rsidRDefault="00000000">
            <w:pPr>
              <w:spacing w:line="240" w:lineRule="auto"/>
              <w:rPr>
                <w:sz w:val="18"/>
                <w:szCs w:val="18"/>
              </w:rPr>
            </w:pPr>
            <w:r>
              <w:rPr>
                <w:sz w:val="18"/>
                <w:szCs w:val="18"/>
              </w:rPr>
              <w:t xml:space="preserve">- </w:t>
            </w:r>
            <w:hyperlink r:id="rId50">
              <w:r>
                <w:rPr>
                  <w:color w:val="1155CC"/>
                  <w:sz w:val="18"/>
                  <w:szCs w:val="18"/>
                  <w:u w:val="single"/>
                </w:rPr>
                <w:t>insulin_dmd</w:t>
              </w:r>
            </w:hyperlink>
          </w:p>
        </w:tc>
        <w:tc>
          <w:tcPr>
            <w:tcW w:w="4590" w:type="dxa"/>
            <w:tcBorders>
              <w:bottom w:val="single" w:sz="8" w:space="0" w:color="000000"/>
              <w:right w:val="single" w:sz="8" w:space="0" w:color="000000"/>
            </w:tcBorders>
            <w:tcMar>
              <w:top w:w="0" w:type="dxa"/>
              <w:left w:w="100" w:type="dxa"/>
              <w:bottom w:w="0" w:type="dxa"/>
              <w:right w:w="100" w:type="dxa"/>
            </w:tcMar>
          </w:tcPr>
          <w:p w14:paraId="65FB2890" w14:textId="77777777" w:rsidR="002F02C0" w:rsidRDefault="00000000">
            <w:pPr>
              <w:spacing w:line="240" w:lineRule="auto"/>
              <w:rPr>
                <w:sz w:val="18"/>
                <w:szCs w:val="18"/>
              </w:rPr>
            </w:pPr>
            <w:r>
              <w:rPr>
                <w:sz w:val="18"/>
                <w:szCs w:val="18"/>
              </w:rPr>
              <w:t>First antidiabetic prescription before studyend_date. Define/assign treatment strategy in R.</w:t>
            </w:r>
          </w:p>
        </w:tc>
      </w:tr>
      <w:tr w:rsidR="002F02C0" w14:paraId="069123BD" w14:textId="77777777">
        <w:trPr>
          <w:trHeight w:val="456"/>
          <w:ins w:id="198" w:author="Alain A" w:date="2025-12-16T11:33:00Z"/>
        </w:trPr>
        <w:tc>
          <w:tcPr>
            <w:tcW w:w="14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6B90BF" w14:textId="77777777" w:rsidR="002F02C0" w:rsidRDefault="00000000">
            <w:pPr>
              <w:spacing w:line="240" w:lineRule="auto"/>
              <w:rPr>
                <w:ins w:id="199" w:author="Alain A" w:date="2025-12-16T11:33:00Z"/>
                <w:sz w:val="18"/>
                <w:szCs w:val="18"/>
              </w:rPr>
            </w:pPr>
            <w:ins w:id="200" w:author="Alain A" w:date="2025-12-16T11:33:00Z">
              <w:r>
                <w:rPr>
                  <w:sz w:val="18"/>
                  <w:szCs w:val="18"/>
                </w:rPr>
                <w:t>On DM diet intervention only</w:t>
              </w:r>
            </w:ins>
          </w:p>
        </w:tc>
        <w:tc>
          <w:tcPr>
            <w:tcW w:w="2160" w:type="dxa"/>
            <w:tcBorders>
              <w:bottom w:val="single" w:sz="8" w:space="0" w:color="000000"/>
              <w:right w:val="single" w:sz="8" w:space="0" w:color="000000"/>
            </w:tcBorders>
            <w:tcMar>
              <w:top w:w="0" w:type="dxa"/>
              <w:left w:w="100" w:type="dxa"/>
              <w:bottom w:w="0" w:type="dxa"/>
              <w:right w:w="100" w:type="dxa"/>
            </w:tcMar>
          </w:tcPr>
          <w:p w14:paraId="2F9CD1EB" w14:textId="77777777" w:rsidR="002F02C0" w:rsidRDefault="00000000">
            <w:pPr>
              <w:spacing w:line="240" w:lineRule="auto"/>
              <w:rPr>
                <w:ins w:id="201" w:author="Alain A" w:date="2025-12-16T11:33:00Z"/>
                <w:sz w:val="18"/>
                <w:szCs w:val="18"/>
              </w:rPr>
            </w:pPr>
            <w:ins w:id="202" w:author="Alain A" w:date="2025-12-16T11:33:00Z">
              <w:r>
                <w:rPr>
                  <w:sz w:val="18"/>
                  <w:szCs w:val="18"/>
                </w:rPr>
                <w:t>cov_bin_diet_only</w:t>
              </w:r>
            </w:ins>
          </w:p>
        </w:tc>
        <w:tc>
          <w:tcPr>
            <w:tcW w:w="960" w:type="dxa"/>
            <w:tcBorders>
              <w:bottom w:val="single" w:sz="8" w:space="0" w:color="000000"/>
              <w:right w:val="single" w:sz="8" w:space="0" w:color="000000"/>
            </w:tcBorders>
            <w:tcMar>
              <w:top w:w="0" w:type="dxa"/>
              <w:left w:w="100" w:type="dxa"/>
              <w:bottom w:w="0" w:type="dxa"/>
              <w:right w:w="100" w:type="dxa"/>
            </w:tcMar>
          </w:tcPr>
          <w:p w14:paraId="2E2DF8D1" w14:textId="77777777" w:rsidR="002F02C0" w:rsidRDefault="00000000">
            <w:pPr>
              <w:spacing w:line="240" w:lineRule="auto"/>
              <w:rPr>
                <w:ins w:id="203" w:author="Alain A" w:date="2025-12-16T11:33:00Z"/>
                <w:sz w:val="18"/>
                <w:szCs w:val="18"/>
              </w:rPr>
            </w:pPr>
            <w:ins w:id="204" w:author="Alain A" w:date="2025-12-16T11:33:00Z">
              <w:r>
                <w:rPr>
                  <w:sz w:val="18"/>
                  <w:szCs w:val="18"/>
                </w:rPr>
                <w:t>Binary</w:t>
              </w:r>
            </w:ins>
          </w:p>
        </w:tc>
        <w:tc>
          <w:tcPr>
            <w:tcW w:w="1110" w:type="dxa"/>
            <w:tcBorders>
              <w:bottom w:val="single" w:sz="8" w:space="0" w:color="000000"/>
              <w:right w:val="single" w:sz="8" w:space="0" w:color="000000"/>
            </w:tcBorders>
            <w:tcMar>
              <w:top w:w="0" w:type="dxa"/>
              <w:left w:w="100" w:type="dxa"/>
              <w:bottom w:w="0" w:type="dxa"/>
              <w:right w:w="100" w:type="dxa"/>
            </w:tcMar>
          </w:tcPr>
          <w:p w14:paraId="34AF389A" w14:textId="77777777" w:rsidR="002F02C0" w:rsidRDefault="00000000">
            <w:pPr>
              <w:rPr>
                <w:ins w:id="205" w:author="Alain A" w:date="2025-12-16T11:33:00Z"/>
                <w:sz w:val="18"/>
                <w:szCs w:val="18"/>
              </w:rPr>
            </w:pPr>
            <w:ins w:id="206" w:author="Alain A" w:date="2025-12-16T11:33:00Z">
              <w:r>
                <w:rPr>
                  <w:sz w:val="18"/>
                  <w:szCs w:val="18"/>
                </w:rPr>
                <w:t>T, F</w:t>
              </w:r>
            </w:ins>
          </w:p>
        </w:tc>
        <w:tc>
          <w:tcPr>
            <w:tcW w:w="4815" w:type="dxa"/>
            <w:tcBorders>
              <w:bottom w:val="single" w:sz="8" w:space="0" w:color="000000"/>
              <w:right w:val="single" w:sz="8" w:space="0" w:color="000000"/>
            </w:tcBorders>
            <w:tcMar>
              <w:top w:w="0" w:type="dxa"/>
              <w:left w:w="100" w:type="dxa"/>
              <w:bottom w:w="0" w:type="dxa"/>
              <w:right w:w="100" w:type="dxa"/>
            </w:tcMar>
          </w:tcPr>
          <w:p w14:paraId="411B3B25" w14:textId="77777777" w:rsidR="002F02C0" w:rsidRDefault="00000000">
            <w:pPr>
              <w:spacing w:line="240" w:lineRule="auto"/>
              <w:rPr>
                <w:ins w:id="207" w:author="Alain A" w:date="2025-12-16T11:33:00Z"/>
                <w:sz w:val="18"/>
                <w:szCs w:val="18"/>
              </w:rPr>
            </w:pPr>
            <w:ins w:id="208" w:author="Alain A" w:date="2025-12-16T11:33:00Z">
              <w:r>
                <w:rPr>
                  <w:sz w:val="18"/>
                  <w:szCs w:val="18"/>
                </w:rPr>
                <w:t>Primary care (clinical_events):</w:t>
              </w:r>
            </w:ins>
          </w:p>
          <w:p w14:paraId="4CB8D40E" w14:textId="77777777" w:rsidR="002F02C0" w:rsidRDefault="00000000">
            <w:pPr>
              <w:spacing w:line="240" w:lineRule="auto"/>
              <w:rPr>
                <w:ins w:id="209" w:author="Alain A" w:date="2025-12-16T11:33:00Z"/>
                <w:sz w:val="18"/>
                <w:szCs w:val="18"/>
              </w:rPr>
            </w:pPr>
            <w:ins w:id="210" w:author="Alain A" w:date="2025-12-16T11:33:00Z">
              <w:r>
                <w:rPr>
                  <w:sz w:val="18"/>
                  <w:szCs w:val="18"/>
                </w:rPr>
                <w:t xml:space="preserve">-  </w:t>
              </w:r>
              <w:r>
                <w:fldChar w:fldCharType="begin"/>
              </w:r>
              <w:r>
                <w:instrText>HYPERLINK "https://www.opencodelists.org/codelist/user/alainamstutz/diabetes-diet-only/7e32e792/#full-list"</w:instrText>
              </w:r>
              <w:r>
                <w:fldChar w:fldCharType="separate"/>
              </w:r>
              <w:r>
                <w:rPr>
                  <w:color w:val="1155CC"/>
                  <w:sz w:val="18"/>
                  <w:szCs w:val="18"/>
                  <w:u w:val="single"/>
                </w:rPr>
                <w:t>diet_only_snomed</w:t>
              </w:r>
              <w:r>
                <w:fldChar w:fldCharType="end"/>
              </w:r>
              <w:r>
                <w:rPr>
                  <w:sz w:val="18"/>
                  <w:szCs w:val="18"/>
                </w:rPr>
                <w:t xml:space="preserve"> </w:t>
              </w:r>
            </w:ins>
          </w:p>
        </w:tc>
        <w:tc>
          <w:tcPr>
            <w:tcW w:w="4590" w:type="dxa"/>
            <w:tcBorders>
              <w:bottom w:val="single" w:sz="8" w:space="0" w:color="000000"/>
              <w:right w:val="single" w:sz="8" w:space="0" w:color="000000"/>
            </w:tcBorders>
            <w:tcMar>
              <w:top w:w="0" w:type="dxa"/>
              <w:left w:w="100" w:type="dxa"/>
              <w:bottom w:w="0" w:type="dxa"/>
              <w:right w:w="100" w:type="dxa"/>
            </w:tcMar>
          </w:tcPr>
          <w:p w14:paraId="69AC0037" w14:textId="77777777" w:rsidR="002F02C0" w:rsidRDefault="00000000">
            <w:pPr>
              <w:spacing w:line="240" w:lineRule="auto"/>
              <w:rPr>
                <w:ins w:id="211" w:author="Alain A" w:date="2025-12-16T11:33:00Z"/>
                <w:sz w:val="18"/>
                <w:szCs w:val="18"/>
              </w:rPr>
            </w:pPr>
            <w:ins w:id="212" w:author="Alain A" w:date="2025-12-16T11:33:00Z">
              <w:r>
                <w:rPr>
                  <w:sz w:val="18"/>
                  <w:szCs w:val="18"/>
                </w:rPr>
                <w:t>First code before studyend_date</w:t>
              </w:r>
            </w:ins>
          </w:p>
        </w:tc>
      </w:tr>
    </w:tbl>
    <w:p w14:paraId="0914B067" w14:textId="77777777" w:rsidR="002F02C0" w:rsidRDefault="002F02C0">
      <w:pPr>
        <w:pStyle w:val="Heading3"/>
        <w:spacing w:line="276" w:lineRule="auto"/>
        <w:rPr>
          <w:color w:val="000000"/>
          <w:sz w:val="22"/>
          <w:szCs w:val="22"/>
        </w:rPr>
      </w:pPr>
      <w:bookmarkStart w:id="213" w:name="_pq0iwgp4gyuq" w:colFirst="0" w:colLast="0"/>
      <w:bookmarkEnd w:id="213"/>
    </w:p>
    <w:p w14:paraId="79C00F5E" w14:textId="77777777" w:rsidR="002F02C0" w:rsidRDefault="00000000">
      <w:pPr>
        <w:pStyle w:val="Heading3"/>
        <w:spacing w:line="276" w:lineRule="auto"/>
        <w:rPr>
          <w:color w:val="000000"/>
          <w:sz w:val="22"/>
          <w:szCs w:val="22"/>
        </w:rPr>
      </w:pPr>
      <w:bookmarkStart w:id="214" w:name="_73wvl4vaqzej" w:colFirst="0" w:colLast="0"/>
      <w:bookmarkEnd w:id="214"/>
      <w:r>
        <w:rPr>
          <w:color w:val="000000"/>
          <w:sz w:val="22"/>
          <w:szCs w:val="22"/>
        </w:rPr>
        <w:t xml:space="preserve">Table 4. Outcome and censoring variables </w:t>
      </w:r>
    </w:p>
    <w:tbl>
      <w:tblPr>
        <w:tblStyle w:val="a3"/>
        <w:tblW w:w="15480" w:type="dxa"/>
        <w:tblInd w:w="-5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70"/>
        <w:gridCol w:w="1830"/>
        <w:gridCol w:w="1065"/>
        <w:gridCol w:w="2775"/>
        <w:gridCol w:w="4140"/>
        <w:gridCol w:w="3900"/>
      </w:tblGrid>
      <w:tr w:rsidR="002F02C0" w14:paraId="2AD2529B" w14:textId="77777777">
        <w:trPr>
          <w:trHeight w:val="330"/>
        </w:trPr>
        <w:tc>
          <w:tcPr>
            <w:tcW w:w="1770"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81A92F1" w14:textId="77777777" w:rsidR="002F02C0" w:rsidRDefault="00000000">
            <w:pPr>
              <w:spacing w:line="240" w:lineRule="auto"/>
              <w:rPr>
                <w:b/>
                <w:bCs/>
                <w:sz w:val="18"/>
                <w:szCs w:val="18"/>
              </w:rPr>
            </w:pPr>
            <w:r>
              <w:rPr>
                <w:b/>
                <w:bCs/>
                <w:sz w:val="18"/>
                <w:szCs w:val="18"/>
              </w:rPr>
              <w:t>Variable</w:t>
            </w:r>
          </w:p>
        </w:tc>
        <w:tc>
          <w:tcPr>
            <w:tcW w:w="183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E8402E4" w14:textId="77777777" w:rsidR="002F02C0" w:rsidRDefault="00000000">
            <w:pPr>
              <w:spacing w:line="240" w:lineRule="auto"/>
              <w:rPr>
                <w:b/>
                <w:bCs/>
                <w:sz w:val="18"/>
                <w:szCs w:val="18"/>
              </w:rPr>
            </w:pPr>
            <w:r>
              <w:rPr>
                <w:b/>
                <w:bCs/>
                <w:sz w:val="18"/>
                <w:szCs w:val="18"/>
              </w:rPr>
              <w:t>Name</w:t>
            </w:r>
          </w:p>
        </w:tc>
        <w:tc>
          <w:tcPr>
            <w:tcW w:w="10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96FA869" w14:textId="77777777" w:rsidR="002F02C0" w:rsidRDefault="00000000">
            <w:pPr>
              <w:spacing w:line="240" w:lineRule="auto"/>
              <w:rPr>
                <w:b/>
                <w:bCs/>
                <w:sz w:val="18"/>
                <w:szCs w:val="18"/>
              </w:rPr>
            </w:pPr>
            <w:r>
              <w:rPr>
                <w:b/>
                <w:bCs/>
                <w:sz w:val="18"/>
                <w:szCs w:val="18"/>
              </w:rPr>
              <w:t>Type</w:t>
            </w:r>
          </w:p>
        </w:tc>
        <w:tc>
          <w:tcPr>
            <w:tcW w:w="277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4B9CBE34" w14:textId="77777777" w:rsidR="002F02C0" w:rsidRDefault="00000000">
            <w:pPr>
              <w:spacing w:line="240" w:lineRule="auto"/>
              <w:rPr>
                <w:b/>
                <w:bCs/>
                <w:sz w:val="18"/>
                <w:szCs w:val="18"/>
              </w:rPr>
            </w:pPr>
            <w:r>
              <w:rPr>
                <w:b/>
                <w:bCs/>
                <w:sz w:val="18"/>
                <w:szCs w:val="18"/>
              </w:rPr>
              <w:t>Definition</w:t>
            </w:r>
          </w:p>
        </w:tc>
        <w:tc>
          <w:tcPr>
            <w:tcW w:w="414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739A6AF" w14:textId="77777777" w:rsidR="002F02C0" w:rsidRDefault="00000000">
            <w:pPr>
              <w:spacing w:line="240" w:lineRule="auto"/>
              <w:rPr>
                <w:b/>
                <w:bCs/>
                <w:sz w:val="18"/>
                <w:szCs w:val="18"/>
              </w:rPr>
            </w:pPr>
            <w:r>
              <w:rPr>
                <w:b/>
                <w:bCs/>
                <w:sz w:val="18"/>
                <w:szCs w:val="18"/>
              </w:rPr>
              <w:t xml:space="preserve">Data sources </w:t>
            </w:r>
            <w:r>
              <w:rPr>
                <w:b/>
                <w:bCs/>
                <w:i/>
                <w:iCs/>
                <w:sz w:val="18"/>
                <w:szCs w:val="18"/>
              </w:rPr>
              <w:t>(</w:t>
            </w:r>
            <w:hyperlink r:id="rId51" w:anchor="tpp-schema">
              <w:r>
                <w:rPr>
                  <w:b/>
                  <w:bCs/>
                  <w:i/>
                  <w:iCs/>
                  <w:color w:val="1155CC"/>
                  <w:sz w:val="18"/>
                  <w:szCs w:val="18"/>
                  <w:u w:val="single"/>
                </w:rPr>
                <w:t>tpp</w:t>
              </w:r>
            </w:hyperlink>
            <w:hyperlink r:id="rId52" w:anchor="tpp-schema">
              <w:r>
                <w:rPr>
                  <w:b/>
                  <w:bCs/>
                  <w:i/>
                  <w:iCs/>
                  <w:color w:val="1155CC"/>
                  <w:sz w:val="18"/>
                  <w:szCs w:val="18"/>
                  <w:u w:val="single"/>
                </w:rPr>
                <w:t xml:space="preserve"> schema</w:t>
              </w:r>
            </w:hyperlink>
            <w:r>
              <w:rPr>
                <w:b/>
                <w:bCs/>
                <w:i/>
                <w:iCs/>
                <w:sz w:val="18"/>
                <w:szCs w:val="18"/>
              </w:rPr>
              <w:t xml:space="preserve"> in brackets</w:t>
            </w:r>
            <w:r>
              <w:rPr>
                <w:b/>
                <w:bCs/>
                <w:sz w:val="18"/>
                <w:szCs w:val="18"/>
              </w:rPr>
              <w:t>)</w:t>
            </w:r>
          </w:p>
        </w:tc>
        <w:tc>
          <w:tcPr>
            <w:tcW w:w="390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9BC6096" w14:textId="77777777" w:rsidR="002F02C0" w:rsidRDefault="00000000">
            <w:pPr>
              <w:spacing w:line="240" w:lineRule="auto"/>
              <w:rPr>
                <w:b/>
                <w:bCs/>
                <w:sz w:val="18"/>
                <w:szCs w:val="18"/>
              </w:rPr>
            </w:pPr>
            <w:r>
              <w:rPr>
                <w:b/>
                <w:bCs/>
                <w:sz w:val="18"/>
                <w:szCs w:val="18"/>
              </w:rPr>
              <w:t>Notes</w:t>
            </w:r>
          </w:p>
        </w:tc>
      </w:tr>
      <w:tr w:rsidR="002F02C0" w14:paraId="4E46536A" w14:textId="77777777">
        <w:trPr>
          <w:trHeight w:val="930"/>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B7BE4D" w14:textId="77777777" w:rsidR="002F02C0" w:rsidRDefault="00000000">
            <w:pPr>
              <w:spacing w:line="240" w:lineRule="auto"/>
              <w:rPr>
                <w:sz w:val="18"/>
                <w:szCs w:val="18"/>
              </w:rPr>
            </w:pPr>
            <w:r>
              <w:rPr>
                <w:sz w:val="18"/>
                <w:szCs w:val="18"/>
              </w:rPr>
              <w:t>First COVID-19  related hospitalization or death, after baseline</w:t>
            </w:r>
          </w:p>
        </w:tc>
        <w:tc>
          <w:tcPr>
            <w:tcW w:w="1830" w:type="dxa"/>
            <w:tcBorders>
              <w:bottom w:val="single" w:sz="8" w:space="0" w:color="000000"/>
              <w:right w:val="single" w:sz="8" w:space="0" w:color="000000"/>
            </w:tcBorders>
            <w:tcMar>
              <w:top w:w="0" w:type="dxa"/>
              <w:left w:w="100" w:type="dxa"/>
              <w:bottom w:w="0" w:type="dxa"/>
              <w:right w:w="100" w:type="dxa"/>
            </w:tcMar>
          </w:tcPr>
          <w:p w14:paraId="610C8070" w14:textId="77777777" w:rsidR="002F02C0" w:rsidRDefault="00000000">
            <w:pPr>
              <w:spacing w:line="240" w:lineRule="auto"/>
              <w:rPr>
                <w:sz w:val="18"/>
                <w:szCs w:val="18"/>
              </w:rPr>
            </w:pPr>
            <w:r>
              <w:rPr>
                <w:sz w:val="18"/>
                <w:szCs w:val="18"/>
              </w:rPr>
              <w:t>out_date_severecovid</w:t>
            </w:r>
          </w:p>
          <w:p w14:paraId="37A83B2E" w14:textId="77777777" w:rsidR="002F02C0" w:rsidRDefault="002F02C0">
            <w:pPr>
              <w:spacing w:line="240" w:lineRule="auto"/>
              <w:rPr>
                <w:sz w:val="18"/>
                <w:szCs w:val="18"/>
              </w:rPr>
            </w:pPr>
          </w:p>
        </w:tc>
        <w:tc>
          <w:tcPr>
            <w:tcW w:w="1065" w:type="dxa"/>
            <w:tcBorders>
              <w:bottom w:val="single" w:sz="8" w:space="0" w:color="000000"/>
              <w:right w:val="single" w:sz="8" w:space="0" w:color="000000"/>
            </w:tcBorders>
            <w:tcMar>
              <w:top w:w="0" w:type="dxa"/>
              <w:left w:w="100" w:type="dxa"/>
              <w:bottom w:w="0" w:type="dxa"/>
              <w:right w:w="100" w:type="dxa"/>
            </w:tcMar>
          </w:tcPr>
          <w:p w14:paraId="4BF31C2B"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488C69E6" w14:textId="77777777" w:rsidR="002F02C0" w:rsidRDefault="00000000">
            <w:pPr>
              <w:rPr>
                <w:sz w:val="18"/>
                <w:szCs w:val="18"/>
              </w:rPr>
            </w:pPr>
            <w:r>
              <w:rPr>
                <w:sz w:val="18"/>
                <w:szCs w:val="18"/>
              </w:rPr>
              <w:t xml:space="preserve">First/any covid-19 (emergency) hospitalization or covid-19 death </w:t>
            </w:r>
          </w:p>
        </w:tc>
        <w:tc>
          <w:tcPr>
            <w:tcW w:w="4140" w:type="dxa"/>
            <w:tcBorders>
              <w:bottom w:val="single" w:sz="8" w:space="0" w:color="000000"/>
              <w:right w:val="single" w:sz="8" w:space="0" w:color="000000"/>
            </w:tcBorders>
            <w:tcMar>
              <w:top w:w="0" w:type="dxa"/>
              <w:left w:w="100" w:type="dxa"/>
              <w:bottom w:w="0" w:type="dxa"/>
              <w:right w:w="100" w:type="dxa"/>
            </w:tcMar>
          </w:tcPr>
          <w:p w14:paraId="4DC772F2" w14:textId="77777777" w:rsidR="002F02C0" w:rsidRPr="00947212" w:rsidRDefault="00000000">
            <w:pPr>
              <w:spacing w:line="240" w:lineRule="auto"/>
              <w:rPr>
                <w:sz w:val="18"/>
                <w:szCs w:val="18"/>
                <w:lang w:val="fr-CH"/>
              </w:rPr>
            </w:pPr>
            <w:r w:rsidRPr="00947212">
              <w:rPr>
                <w:sz w:val="18"/>
                <w:szCs w:val="18"/>
                <w:lang w:val="fr-CH"/>
              </w:rPr>
              <w:t xml:space="preserve">1) HES APC (apcs): ["U071", "U072", "U109"] </w:t>
            </w:r>
          </w:p>
          <w:p w14:paraId="7791984F" w14:textId="77777777" w:rsidR="002F02C0" w:rsidRDefault="00000000">
            <w:pPr>
              <w:spacing w:line="240" w:lineRule="auto"/>
              <w:rPr>
                <w:sz w:val="18"/>
                <w:szCs w:val="18"/>
              </w:rPr>
            </w:pPr>
            <w:r>
              <w:rPr>
                <w:sz w:val="18"/>
                <w:szCs w:val="18"/>
              </w:rPr>
              <w:t>2) Emergency care (emergency_care_attendances):</w:t>
            </w:r>
          </w:p>
          <w:p w14:paraId="278D0C35" w14:textId="77777777" w:rsidR="002F02C0" w:rsidRDefault="00000000">
            <w:pPr>
              <w:spacing w:line="240" w:lineRule="auto"/>
              <w:rPr>
                <w:sz w:val="18"/>
                <w:szCs w:val="18"/>
              </w:rPr>
            </w:pPr>
            <w:r>
              <w:rPr>
                <w:sz w:val="18"/>
                <w:szCs w:val="18"/>
              </w:rPr>
              <w:t>["1240751000000100", "1325171000000109", "1325181000000106"]</w:t>
            </w:r>
          </w:p>
          <w:p w14:paraId="691A0A51" w14:textId="77777777" w:rsidR="002F02C0" w:rsidRDefault="00000000">
            <w:pPr>
              <w:spacing w:line="240" w:lineRule="auto"/>
              <w:rPr>
                <w:sz w:val="18"/>
                <w:szCs w:val="18"/>
              </w:rPr>
            </w:pPr>
            <w:r>
              <w:rPr>
                <w:sz w:val="18"/>
                <w:szCs w:val="18"/>
              </w:rPr>
              <w:t xml:space="preserve">3) Death registry from ONS (ons_death): </w:t>
            </w:r>
          </w:p>
          <w:p w14:paraId="270AC70E" w14:textId="77777777" w:rsidR="002F02C0" w:rsidRDefault="00000000">
            <w:pPr>
              <w:spacing w:line="240" w:lineRule="auto"/>
              <w:rPr>
                <w:sz w:val="18"/>
                <w:szCs w:val="18"/>
              </w:rPr>
            </w:pPr>
            <w:r>
              <w:rPr>
                <w:sz w:val="18"/>
                <w:szCs w:val="18"/>
              </w:rPr>
              <w:t>["U071", "U072", "U109"]</w:t>
            </w:r>
          </w:p>
          <w:p w14:paraId="638320B3" w14:textId="77777777" w:rsidR="002F02C0" w:rsidRDefault="002F02C0">
            <w:pPr>
              <w:spacing w:line="240" w:lineRule="auto"/>
              <w:rPr>
                <w:sz w:val="18"/>
                <w:szCs w:val="18"/>
              </w:rPr>
            </w:pPr>
          </w:p>
        </w:tc>
        <w:tc>
          <w:tcPr>
            <w:tcW w:w="3900" w:type="dxa"/>
            <w:tcBorders>
              <w:bottom w:val="single" w:sz="8" w:space="0" w:color="000000"/>
              <w:right w:val="single" w:sz="8" w:space="0" w:color="000000"/>
            </w:tcBorders>
            <w:tcMar>
              <w:top w:w="0" w:type="dxa"/>
              <w:left w:w="100" w:type="dxa"/>
              <w:bottom w:w="0" w:type="dxa"/>
              <w:right w:w="100" w:type="dxa"/>
            </w:tcMar>
          </w:tcPr>
          <w:p w14:paraId="388A7135" w14:textId="77777777" w:rsidR="002F02C0" w:rsidRDefault="00000000">
            <w:pPr>
              <w:spacing w:line="240" w:lineRule="auto"/>
              <w:rPr>
                <w:sz w:val="18"/>
                <w:szCs w:val="18"/>
              </w:rPr>
            </w:pPr>
            <w:r>
              <w:rPr>
                <w:sz w:val="18"/>
                <w:szCs w:val="18"/>
              </w:rPr>
              <w:t>Including clinically diagnosed COVID-19.</w:t>
            </w:r>
          </w:p>
          <w:p w14:paraId="3225D399" w14:textId="77777777" w:rsidR="002F02C0" w:rsidRDefault="002F02C0">
            <w:pPr>
              <w:spacing w:line="240" w:lineRule="auto"/>
              <w:rPr>
                <w:sz w:val="18"/>
                <w:szCs w:val="18"/>
              </w:rPr>
            </w:pPr>
          </w:p>
          <w:p w14:paraId="70336A26" w14:textId="77777777" w:rsidR="002F02C0" w:rsidRDefault="00000000">
            <w:pPr>
              <w:spacing w:line="240" w:lineRule="auto"/>
              <w:rPr>
                <w:sz w:val="18"/>
                <w:szCs w:val="18"/>
              </w:rPr>
            </w:pPr>
            <w:r>
              <w:rPr>
                <w:sz w:val="18"/>
                <w:szCs w:val="18"/>
              </w:rPr>
              <w:t>Search in all 25 emergency diagnosis fields.</w:t>
            </w:r>
          </w:p>
          <w:p w14:paraId="7F7C1E46" w14:textId="77777777" w:rsidR="002F02C0" w:rsidRDefault="002F02C0">
            <w:pPr>
              <w:spacing w:line="240" w:lineRule="auto"/>
              <w:rPr>
                <w:sz w:val="18"/>
                <w:szCs w:val="18"/>
              </w:rPr>
            </w:pPr>
          </w:p>
          <w:p w14:paraId="57A267FA" w14:textId="77777777" w:rsidR="002F02C0" w:rsidRDefault="00000000">
            <w:pPr>
              <w:spacing w:line="240" w:lineRule="auto"/>
              <w:rPr>
                <w:sz w:val="18"/>
                <w:szCs w:val="18"/>
              </w:rPr>
            </w:pPr>
            <w:r>
              <w:rPr>
                <w:sz w:val="18"/>
                <w:szCs w:val="18"/>
              </w:rPr>
              <w:t>Search in underlying_cause_of_death as well as in all other 15 cause_of_death fields</w:t>
            </w:r>
          </w:p>
          <w:p w14:paraId="0C7BC81A" w14:textId="77777777" w:rsidR="002F02C0" w:rsidRDefault="002F02C0">
            <w:pPr>
              <w:spacing w:line="240" w:lineRule="auto"/>
              <w:rPr>
                <w:sz w:val="18"/>
                <w:szCs w:val="18"/>
              </w:rPr>
            </w:pPr>
          </w:p>
          <w:p w14:paraId="03B83E9A" w14:textId="77777777" w:rsidR="002F02C0" w:rsidRDefault="002F02C0">
            <w:pPr>
              <w:spacing w:line="240" w:lineRule="auto"/>
              <w:rPr>
                <w:sz w:val="18"/>
                <w:szCs w:val="18"/>
              </w:rPr>
            </w:pPr>
          </w:p>
        </w:tc>
      </w:tr>
      <w:tr w:rsidR="002F02C0" w14:paraId="02B1ED47" w14:textId="77777777">
        <w:trPr>
          <w:trHeight w:val="1487"/>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FAEF8F" w14:textId="77777777" w:rsidR="002F02C0" w:rsidRDefault="00000000">
            <w:pPr>
              <w:spacing w:line="240" w:lineRule="auto"/>
              <w:rPr>
                <w:sz w:val="18"/>
                <w:szCs w:val="18"/>
              </w:rPr>
            </w:pPr>
            <w:r>
              <w:rPr>
                <w:sz w:val="18"/>
                <w:szCs w:val="18"/>
              </w:rPr>
              <w:lastRenderedPageBreak/>
              <w:t>First COVID-19 event diagnosis, after baseline</w:t>
            </w:r>
          </w:p>
          <w:p w14:paraId="07C529ED" w14:textId="77777777" w:rsidR="002F02C0" w:rsidRDefault="002F02C0">
            <w:pPr>
              <w:spacing w:line="240" w:lineRule="auto"/>
              <w:rPr>
                <w:sz w:val="18"/>
                <w:szCs w:val="18"/>
              </w:rPr>
            </w:pPr>
          </w:p>
        </w:tc>
        <w:tc>
          <w:tcPr>
            <w:tcW w:w="1830" w:type="dxa"/>
            <w:tcBorders>
              <w:bottom w:val="single" w:sz="8" w:space="0" w:color="000000"/>
              <w:right w:val="single" w:sz="8" w:space="0" w:color="000000"/>
            </w:tcBorders>
            <w:tcMar>
              <w:top w:w="0" w:type="dxa"/>
              <w:left w:w="100" w:type="dxa"/>
              <w:bottom w:w="0" w:type="dxa"/>
              <w:right w:w="100" w:type="dxa"/>
            </w:tcMar>
          </w:tcPr>
          <w:p w14:paraId="31E62F02" w14:textId="77777777" w:rsidR="002F02C0" w:rsidRDefault="00000000">
            <w:pPr>
              <w:spacing w:line="240" w:lineRule="auto"/>
              <w:rPr>
                <w:sz w:val="18"/>
                <w:szCs w:val="18"/>
              </w:rPr>
            </w:pPr>
            <w:r>
              <w:rPr>
                <w:sz w:val="18"/>
                <w:szCs w:val="18"/>
              </w:rPr>
              <w:t>out_date_covid</w:t>
            </w:r>
          </w:p>
        </w:tc>
        <w:tc>
          <w:tcPr>
            <w:tcW w:w="1065" w:type="dxa"/>
            <w:tcBorders>
              <w:bottom w:val="single" w:sz="8" w:space="0" w:color="000000"/>
              <w:right w:val="single" w:sz="8" w:space="0" w:color="000000"/>
            </w:tcBorders>
            <w:tcMar>
              <w:top w:w="0" w:type="dxa"/>
              <w:left w:w="100" w:type="dxa"/>
              <w:bottom w:w="0" w:type="dxa"/>
              <w:right w:w="100" w:type="dxa"/>
            </w:tcMar>
          </w:tcPr>
          <w:p w14:paraId="66A62542"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0EF04466" w14:textId="77777777" w:rsidR="002F02C0" w:rsidRDefault="00000000">
            <w:pPr>
              <w:rPr>
                <w:sz w:val="18"/>
                <w:szCs w:val="18"/>
              </w:rPr>
            </w:pPr>
            <w:r>
              <w:rPr>
                <w:sz w:val="18"/>
                <w:szCs w:val="18"/>
              </w:rPr>
              <w:t>First covid-19 event</w:t>
            </w:r>
          </w:p>
        </w:tc>
        <w:tc>
          <w:tcPr>
            <w:tcW w:w="4140" w:type="dxa"/>
            <w:tcBorders>
              <w:bottom w:val="single" w:sz="8" w:space="0" w:color="000000"/>
              <w:right w:val="single" w:sz="8" w:space="0" w:color="000000"/>
            </w:tcBorders>
            <w:tcMar>
              <w:top w:w="0" w:type="dxa"/>
              <w:left w:w="100" w:type="dxa"/>
              <w:bottom w:w="0" w:type="dxa"/>
              <w:right w:w="100" w:type="dxa"/>
            </w:tcMar>
          </w:tcPr>
          <w:p w14:paraId="327CB45A" w14:textId="77777777" w:rsidR="002F02C0" w:rsidRDefault="00000000">
            <w:pPr>
              <w:spacing w:line="240" w:lineRule="auto"/>
              <w:rPr>
                <w:i/>
                <w:iCs/>
                <w:sz w:val="18"/>
                <w:szCs w:val="18"/>
              </w:rPr>
            </w:pPr>
            <w:r>
              <w:rPr>
                <w:sz w:val="18"/>
                <w:szCs w:val="18"/>
              </w:rPr>
              <w:t>1)     Primary care</w:t>
            </w:r>
            <w:r>
              <w:rPr>
                <w:i/>
                <w:iCs/>
                <w:sz w:val="18"/>
                <w:szCs w:val="18"/>
              </w:rPr>
              <w:t xml:space="preserve"> (clinical_events):</w:t>
            </w:r>
          </w:p>
          <w:p w14:paraId="751FBC7B" w14:textId="77777777" w:rsidR="002F02C0" w:rsidRDefault="00000000">
            <w:pPr>
              <w:spacing w:line="240" w:lineRule="auto"/>
              <w:rPr>
                <w:sz w:val="18"/>
                <w:szCs w:val="18"/>
              </w:rPr>
            </w:pPr>
            <w:r>
              <w:rPr>
                <w:sz w:val="18"/>
                <w:szCs w:val="18"/>
              </w:rPr>
              <w:t xml:space="preserve">-       </w:t>
            </w:r>
            <w:hyperlink r:id="rId53">
              <w:r>
                <w:rPr>
                  <w:color w:val="1155CC"/>
                  <w:sz w:val="18"/>
                  <w:szCs w:val="18"/>
                  <w:u w:val="single"/>
                </w:rPr>
                <w:t xml:space="preserve"> covid_primary_care_code </w:t>
              </w:r>
            </w:hyperlink>
          </w:p>
          <w:p w14:paraId="5D8EA814" w14:textId="77777777" w:rsidR="002F02C0" w:rsidRDefault="00000000">
            <w:pPr>
              <w:spacing w:line="240" w:lineRule="auto"/>
              <w:rPr>
                <w:sz w:val="18"/>
                <w:szCs w:val="18"/>
              </w:rPr>
            </w:pPr>
            <w:r>
              <w:rPr>
                <w:sz w:val="18"/>
                <w:szCs w:val="18"/>
              </w:rPr>
              <w:t xml:space="preserve">-        </w:t>
            </w:r>
            <w:hyperlink r:id="rId54">
              <w:r>
                <w:rPr>
                  <w:color w:val="1155CC"/>
                  <w:sz w:val="18"/>
                  <w:szCs w:val="18"/>
                  <w:u w:val="single"/>
                </w:rPr>
                <w:t>covid_primary_care_positive_test</w:t>
              </w:r>
            </w:hyperlink>
          </w:p>
          <w:p w14:paraId="44D2E899" w14:textId="77777777" w:rsidR="002F02C0" w:rsidRDefault="00000000">
            <w:pPr>
              <w:spacing w:line="240" w:lineRule="auto"/>
              <w:rPr>
                <w:sz w:val="18"/>
                <w:szCs w:val="18"/>
              </w:rPr>
            </w:pPr>
            <w:r>
              <w:rPr>
                <w:sz w:val="18"/>
                <w:szCs w:val="18"/>
              </w:rPr>
              <w:t xml:space="preserve">-        </w:t>
            </w:r>
            <w:hyperlink r:id="rId55">
              <w:r>
                <w:rPr>
                  <w:color w:val="1155CC"/>
                  <w:sz w:val="18"/>
                  <w:szCs w:val="18"/>
                  <w:u w:val="single"/>
                </w:rPr>
                <w:t>covid_primary_care_sequelae</w:t>
              </w:r>
            </w:hyperlink>
          </w:p>
          <w:p w14:paraId="6A320D8C" w14:textId="77777777" w:rsidR="002F02C0" w:rsidRDefault="00000000">
            <w:pPr>
              <w:spacing w:line="240" w:lineRule="auto"/>
              <w:rPr>
                <w:i/>
                <w:iCs/>
                <w:sz w:val="18"/>
                <w:szCs w:val="18"/>
              </w:rPr>
            </w:pPr>
            <w:r>
              <w:rPr>
                <w:sz w:val="18"/>
                <w:szCs w:val="18"/>
              </w:rPr>
              <w:t xml:space="preserve">2)     SGSS </w:t>
            </w:r>
            <w:r>
              <w:rPr>
                <w:i/>
                <w:iCs/>
                <w:sz w:val="18"/>
                <w:szCs w:val="18"/>
              </w:rPr>
              <w:t>(sgss_covid_all_tests)</w:t>
            </w:r>
          </w:p>
          <w:p w14:paraId="1D3E9724" w14:textId="77777777" w:rsidR="002F02C0" w:rsidRDefault="00000000">
            <w:pPr>
              <w:spacing w:line="240" w:lineRule="auto"/>
              <w:rPr>
                <w:i/>
                <w:iCs/>
                <w:sz w:val="18"/>
                <w:szCs w:val="18"/>
              </w:rPr>
            </w:pPr>
            <w:r>
              <w:rPr>
                <w:sz w:val="18"/>
                <w:szCs w:val="18"/>
              </w:rPr>
              <w:t xml:space="preserve">3)     HES APC </w:t>
            </w:r>
            <w:r>
              <w:rPr>
                <w:i/>
                <w:iCs/>
                <w:sz w:val="18"/>
                <w:szCs w:val="18"/>
              </w:rPr>
              <w:t>(apcs):</w:t>
            </w:r>
          </w:p>
          <w:p w14:paraId="05390D68" w14:textId="77777777" w:rsidR="002F02C0" w:rsidRDefault="00000000">
            <w:pPr>
              <w:spacing w:line="240" w:lineRule="auto"/>
              <w:rPr>
                <w:sz w:val="18"/>
                <w:szCs w:val="18"/>
              </w:rPr>
            </w:pPr>
            <w:hyperlink r:id="rId56">
              <w:r>
                <w:rPr>
                  <w:color w:val="1155CC"/>
                  <w:sz w:val="18"/>
                  <w:szCs w:val="18"/>
                  <w:u w:val="single"/>
                </w:rPr>
                <w:t>Covid_codes_incl_clin_diag</w:t>
              </w:r>
            </w:hyperlink>
            <w:r>
              <w:rPr>
                <w:sz w:val="18"/>
                <w:szCs w:val="18"/>
              </w:rPr>
              <w:t>, but adapted to ["U071", "U072", "U109"] to add additionally: "Multisystem inflammatory syndrome associated with COVID-19, unspecified"</w:t>
            </w:r>
          </w:p>
          <w:p w14:paraId="78C413A3" w14:textId="77777777" w:rsidR="002F02C0" w:rsidRDefault="00000000">
            <w:pPr>
              <w:spacing w:line="240" w:lineRule="auto"/>
              <w:rPr>
                <w:sz w:val="18"/>
                <w:szCs w:val="18"/>
              </w:rPr>
            </w:pPr>
            <w:r>
              <w:rPr>
                <w:sz w:val="18"/>
                <w:szCs w:val="18"/>
              </w:rPr>
              <w:t>4) Emergency care (emergency_care_attendances):</w:t>
            </w:r>
          </w:p>
          <w:p w14:paraId="153251A6" w14:textId="77777777" w:rsidR="002F02C0" w:rsidRDefault="00000000">
            <w:pPr>
              <w:spacing w:line="240" w:lineRule="auto"/>
              <w:rPr>
                <w:sz w:val="18"/>
                <w:szCs w:val="18"/>
              </w:rPr>
            </w:pPr>
            <w:r>
              <w:rPr>
                <w:sz w:val="18"/>
                <w:szCs w:val="18"/>
              </w:rPr>
              <w:t>covid_emergency -&gt; ["1240751000000100", "1325171000000109", "1325181000000106"]</w:t>
            </w:r>
          </w:p>
        </w:tc>
        <w:tc>
          <w:tcPr>
            <w:tcW w:w="3900" w:type="dxa"/>
            <w:tcBorders>
              <w:bottom w:val="single" w:sz="8" w:space="0" w:color="000000"/>
              <w:right w:val="single" w:sz="8" w:space="0" w:color="000000"/>
            </w:tcBorders>
            <w:tcMar>
              <w:top w:w="0" w:type="dxa"/>
              <w:left w:w="100" w:type="dxa"/>
              <w:bottom w:w="0" w:type="dxa"/>
              <w:right w:w="100" w:type="dxa"/>
            </w:tcMar>
          </w:tcPr>
          <w:p w14:paraId="46730354" w14:textId="77777777" w:rsidR="002F02C0" w:rsidRDefault="00000000">
            <w:pPr>
              <w:spacing w:line="240" w:lineRule="auto"/>
              <w:rPr>
                <w:sz w:val="18"/>
                <w:szCs w:val="18"/>
              </w:rPr>
            </w:pPr>
            <w:r>
              <w:rPr>
                <w:sz w:val="18"/>
                <w:szCs w:val="18"/>
              </w:rPr>
              <w:t>SGSS: COVID-19 tests results from SGSS (the Second Generation Surveillance System)</w:t>
            </w:r>
          </w:p>
          <w:p w14:paraId="455385EE" w14:textId="77777777" w:rsidR="002F02C0" w:rsidRDefault="002F02C0">
            <w:pPr>
              <w:spacing w:line="240" w:lineRule="auto"/>
              <w:rPr>
                <w:sz w:val="18"/>
                <w:szCs w:val="18"/>
              </w:rPr>
            </w:pPr>
          </w:p>
          <w:p w14:paraId="3045E230" w14:textId="77777777" w:rsidR="002F02C0" w:rsidRDefault="00000000">
            <w:pPr>
              <w:spacing w:line="240" w:lineRule="auto"/>
              <w:rPr>
                <w:sz w:val="18"/>
                <w:szCs w:val="18"/>
              </w:rPr>
            </w:pPr>
            <w:r>
              <w:rPr>
                <w:sz w:val="18"/>
                <w:szCs w:val="18"/>
              </w:rPr>
              <w:t>HES APC: including clinically diagnosed covid-19.</w:t>
            </w:r>
          </w:p>
          <w:p w14:paraId="04032668" w14:textId="77777777" w:rsidR="002F02C0" w:rsidRDefault="002F02C0">
            <w:pPr>
              <w:spacing w:line="240" w:lineRule="auto"/>
              <w:rPr>
                <w:sz w:val="18"/>
                <w:szCs w:val="18"/>
              </w:rPr>
            </w:pPr>
          </w:p>
          <w:p w14:paraId="07E50487" w14:textId="77777777" w:rsidR="002F02C0" w:rsidRDefault="00000000">
            <w:pPr>
              <w:spacing w:line="240" w:lineRule="auto"/>
              <w:rPr>
                <w:sz w:val="18"/>
                <w:szCs w:val="18"/>
              </w:rPr>
            </w:pPr>
            <w:r>
              <w:rPr>
                <w:sz w:val="18"/>
                <w:szCs w:val="18"/>
              </w:rPr>
              <w:t xml:space="preserve">Adaptation based on: </w:t>
            </w:r>
            <w:hyperlink r:id="rId57">
              <w:r>
                <w:rPr>
                  <w:color w:val="1155CC"/>
                  <w:sz w:val="18"/>
                  <w:szCs w:val="18"/>
                  <w:u w:val="single"/>
                </w:rPr>
                <w:t>https://github.com/opensafely/comparative-booster-spring2023/blob/main/analysis/codelists.py</w:t>
              </w:r>
            </w:hyperlink>
          </w:p>
          <w:p w14:paraId="77EB70FA" w14:textId="77777777" w:rsidR="002F02C0" w:rsidRDefault="002F02C0">
            <w:pPr>
              <w:spacing w:line="240" w:lineRule="auto"/>
              <w:rPr>
                <w:sz w:val="18"/>
                <w:szCs w:val="18"/>
              </w:rPr>
            </w:pPr>
          </w:p>
          <w:p w14:paraId="1E5A2108" w14:textId="77777777" w:rsidR="002F02C0" w:rsidRDefault="002F02C0">
            <w:pPr>
              <w:spacing w:line="240" w:lineRule="auto"/>
              <w:rPr>
                <w:sz w:val="18"/>
                <w:szCs w:val="18"/>
              </w:rPr>
            </w:pPr>
          </w:p>
        </w:tc>
      </w:tr>
      <w:tr w:rsidR="002F02C0" w14:paraId="3C1E6D73"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E86733" w14:textId="77777777" w:rsidR="002F02C0" w:rsidRDefault="00000000">
            <w:pPr>
              <w:spacing w:line="240" w:lineRule="auto"/>
              <w:rPr>
                <w:sz w:val="18"/>
                <w:szCs w:val="18"/>
              </w:rPr>
            </w:pPr>
            <w:r>
              <w:rPr>
                <w:sz w:val="18"/>
                <w:szCs w:val="18"/>
              </w:rPr>
              <w:t>First Long COVID diagnosis, after baseline</w:t>
            </w:r>
          </w:p>
          <w:p w14:paraId="34CC0864" w14:textId="77777777" w:rsidR="002F02C0" w:rsidRDefault="002F02C0">
            <w:pPr>
              <w:spacing w:line="240" w:lineRule="auto"/>
              <w:rPr>
                <w:color w:val="C00000"/>
                <w:sz w:val="18"/>
                <w:szCs w:val="18"/>
              </w:rPr>
            </w:pPr>
          </w:p>
        </w:tc>
        <w:tc>
          <w:tcPr>
            <w:tcW w:w="1830" w:type="dxa"/>
            <w:tcBorders>
              <w:bottom w:val="single" w:sz="8" w:space="0" w:color="000000"/>
              <w:right w:val="single" w:sz="8" w:space="0" w:color="000000"/>
            </w:tcBorders>
            <w:tcMar>
              <w:top w:w="0" w:type="dxa"/>
              <w:left w:w="100" w:type="dxa"/>
              <w:bottom w:w="0" w:type="dxa"/>
              <w:right w:w="100" w:type="dxa"/>
            </w:tcMar>
          </w:tcPr>
          <w:p w14:paraId="126AAE49" w14:textId="77777777" w:rsidR="002F02C0" w:rsidRDefault="00000000">
            <w:pPr>
              <w:spacing w:line="240" w:lineRule="auto"/>
              <w:rPr>
                <w:sz w:val="18"/>
                <w:szCs w:val="18"/>
              </w:rPr>
            </w:pPr>
            <w:r>
              <w:rPr>
                <w:sz w:val="18"/>
                <w:szCs w:val="18"/>
              </w:rPr>
              <w:t>out_date_longvocid_virfat</w:t>
            </w:r>
          </w:p>
        </w:tc>
        <w:tc>
          <w:tcPr>
            <w:tcW w:w="1065" w:type="dxa"/>
            <w:tcBorders>
              <w:bottom w:val="single" w:sz="8" w:space="0" w:color="000000"/>
              <w:right w:val="single" w:sz="8" w:space="0" w:color="000000"/>
            </w:tcBorders>
            <w:tcMar>
              <w:top w:w="0" w:type="dxa"/>
              <w:left w:w="100" w:type="dxa"/>
              <w:bottom w:w="0" w:type="dxa"/>
              <w:right w:w="100" w:type="dxa"/>
            </w:tcMar>
          </w:tcPr>
          <w:p w14:paraId="21ACE4B6" w14:textId="77777777" w:rsidR="002F02C0" w:rsidRDefault="00000000">
            <w:pPr>
              <w:spacing w:line="240" w:lineRule="auto"/>
              <w:rPr>
                <w:sz w:val="18"/>
                <w:szCs w:val="18"/>
              </w:rPr>
            </w:pPr>
            <w:r>
              <w:rPr>
                <w:sz w:val="18"/>
                <w:szCs w:val="18"/>
              </w:rPr>
              <w:t>Binary; Date</w:t>
            </w:r>
          </w:p>
        </w:tc>
        <w:tc>
          <w:tcPr>
            <w:tcW w:w="2775" w:type="dxa"/>
            <w:tcBorders>
              <w:bottom w:val="single" w:sz="8" w:space="0" w:color="000000"/>
              <w:right w:val="single" w:sz="8" w:space="0" w:color="000000"/>
            </w:tcBorders>
            <w:tcMar>
              <w:top w:w="0" w:type="dxa"/>
              <w:left w:w="100" w:type="dxa"/>
              <w:bottom w:w="0" w:type="dxa"/>
              <w:right w:w="100" w:type="dxa"/>
            </w:tcMar>
          </w:tcPr>
          <w:p w14:paraId="00CEEAD2" w14:textId="77777777" w:rsidR="002F02C0" w:rsidRDefault="00000000">
            <w:pPr>
              <w:rPr>
                <w:sz w:val="18"/>
                <w:szCs w:val="18"/>
              </w:rPr>
            </w:pPr>
            <w:r>
              <w:rPr>
                <w:sz w:val="18"/>
                <w:szCs w:val="18"/>
              </w:rPr>
              <w:t>First/any recorded Long COVID diagnosis</w:t>
            </w:r>
          </w:p>
        </w:tc>
        <w:tc>
          <w:tcPr>
            <w:tcW w:w="4140" w:type="dxa"/>
            <w:tcBorders>
              <w:bottom w:val="single" w:sz="8" w:space="0" w:color="000000"/>
              <w:right w:val="single" w:sz="8" w:space="0" w:color="000000"/>
            </w:tcBorders>
            <w:tcMar>
              <w:top w:w="0" w:type="dxa"/>
              <w:left w:w="100" w:type="dxa"/>
              <w:bottom w:w="0" w:type="dxa"/>
              <w:right w:w="100" w:type="dxa"/>
            </w:tcMar>
          </w:tcPr>
          <w:p w14:paraId="1D131F75" w14:textId="77777777" w:rsidR="002F02C0" w:rsidRDefault="00000000">
            <w:pPr>
              <w:spacing w:line="240" w:lineRule="auto"/>
              <w:rPr>
                <w:sz w:val="18"/>
                <w:szCs w:val="18"/>
              </w:rPr>
            </w:pPr>
            <w:r>
              <w:rPr>
                <w:sz w:val="18"/>
                <w:szCs w:val="18"/>
              </w:rPr>
              <w:t>Primary care (clinical_events):</w:t>
            </w:r>
          </w:p>
          <w:p w14:paraId="01AA8295" w14:textId="77777777" w:rsidR="002F02C0" w:rsidRDefault="00000000">
            <w:pPr>
              <w:spacing w:line="240" w:lineRule="auto"/>
              <w:rPr>
                <w:sz w:val="18"/>
                <w:szCs w:val="18"/>
              </w:rPr>
            </w:pPr>
            <w:hyperlink r:id="rId58">
              <w:r>
                <w:rPr>
                  <w:color w:val="1155CC"/>
                  <w:sz w:val="18"/>
                  <w:szCs w:val="18"/>
                  <w:u w:val="single"/>
                </w:rPr>
                <w:t>long_covid_diagnostic_codes</w:t>
              </w:r>
            </w:hyperlink>
            <w:r>
              <w:rPr>
                <w:color w:val="CCCCCC"/>
                <w:sz w:val="18"/>
                <w:szCs w:val="18"/>
              </w:rPr>
              <w:t xml:space="preserve"> </w:t>
            </w:r>
            <w:hyperlink r:id="rId59">
              <w:r>
                <w:rPr>
                  <w:color w:val="1155CC"/>
                  <w:sz w:val="18"/>
                  <w:szCs w:val="18"/>
                  <w:u w:val="single"/>
                </w:rPr>
                <w:t>long_covid_referral_codes</w:t>
              </w:r>
            </w:hyperlink>
            <w:r>
              <w:rPr>
                <w:color w:val="CCCCCC"/>
                <w:sz w:val="18"/>
                <w:szCs w:val="18"/>
              </w:rPr>
              <w:t xml:space="preserve"> </w:t>
            </w:r>
            <w:hyperlink r:id="rId60">
              <w:r>
                <w:rPr>
                  <w:color w:val="1155CC"/>
                  <w:sz w:val="18"/>
                  <w:szCs w:val="18"/>
                  <w:u w:val="single"/>
                </w:rPr>
                <w:t>long_covid_assessment_codes</w:t>
              </w:r>
            </w:hyperlink>
          </w:p>
          <w:p w14:paraId="05603A27" w14:textId="77777777" w:rsidR="002F02C0" w:rsidRDefault="00000000">
            <w:pPr>
              <w:spacing w:line="240" w:lineRule="auto"/>
              <w:rPr>
                <w:sz w:val="18"/>
                <w:szCs w:val="18"/>
              </w:rPr>
            </w:pPr>
            <w:hyperlink r:id="rId61">
              <w:r>
                <w:rPr>
                  <w:color w:val="1155CC"/>
                  <w:sz w:val="18"/>
                  <w:szCs w:val="18"/>
                  <w:u w:val="single"/>
                </w:rPr>
                <w:t>post_viral_fatigue_codes</w:t>
              </w:r>
            </w:hyperlink>
          </w:p>
        </w:tc>
        <w:tc>
          <w:tcPr>
            <w:tcW w:w="3900" w:type="dxa"/>
            <w:tcBorders>
              <w:bottom w:val="single" w:sz="8" w:space="0" w:color="000000"/>
              <w:right w:val="single" w:sz="8" w:space="0" w:color="000000"/>
            </w:tcBorders>
            <w:tcMar>
              <w:top w:w="0" w:type="dxa"/>
              <w:left w:w="100" w:type="dxa"/>
              <w:bottom w:w="0" w:type="dxa"/>
              <w:right w:w="100" w:type="dxa"/>
            </w:tcMar>
          </w:tcPr>
          <w:p w14:paraId="57A3A5D9" w14:textId="77777777" w:rsidR="002F02C0" w:rsidRDefault="00000000">
            <w:pPr>
              <w:spacing w:line="240" w:lineRule="auto"/>
              <w:rPr>
                <w:sz w:val="18"/>
                <w:szCs w:val="18"/>
              </w:rPr>
            </w:pPr>
            <w:r>
              <w:rPr>
                <w:sz w:val="18"/>
                <w:szCs w:val="18"/>
              </w:rPr>
              <w:t xml:space="preserve">Including post viral fatigue codes, see current long covid definition/repo </w:t>
            </w:r>
            <w:hyperlink r:id="rId62">
              <w:r>
                <w:rPr>
                  <w:color w:val="1155CC"/>
                  <w:sz w:val="18"/>
                  <w:szCs w:val="18"/>
                  <w:u w:val="single"/>
                </w:rPr>
                <w:t>here</w:t>
              </w:r>
            </w:hyperlink>
            <w:r>
              <w:rPr>
                <w:sz w:val="18"/>
                <w:szCs w:val="18"/>
              </w:rPr>
              <w:t xml:space="preserve"> </w:t>
            </w:r>
          </w:p>
        </w:tc>
      </w:tr>
      <w:tr w:rsidR="002F02C0" w14:paraId="01F2D7BE"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59B9C7" w14:textId="77777777" w:rsidR="002F02C0" w:rsidRDefault="00000000">
            <w:pPr>
              <w:spacing w:line="240" w:lineRule="auto"/>
              <w:rPr>
                <w:sz w:val="18"/>
                <w:szCs w:val="18"/>
              </w:rPr>
            </w:pPr>
            <w:r>
              <w:rPr>
                <w:sz w:val="18"/>
                <w:szCs w:val="18"/>
              </w:rPr>
              <w:t>De-registration date, after baseline</w:t>
            </w:r>
          </w:p>
          <w:p w14:paraId="6B3901CC" w14:textId="77777777" w:rsidR="002F02C0" w:rsidRDefault="002F02C0">
            <w:pPr>
              <w:spacing w:line="240" w:lineRule="auto"/>
              <w:rPr>
                <w:sz w:val="18"/>
                <w:szCs w:val="18"/>
              </w:rPr>
            </w:pPr>
          </w:p>
        </w:tc>
        <w:tc>
          <w:tcPr>
            <w:tcW w:w="1830" w:type="dxa"/>
            <w:tcBorders>
              <w:bottom w:val="single" w:sz="8" w:space="0" w:color="000000"/>
              <w:right w:val="single" w:sz="8" w:space="0" w:color="000000"/>
            </w:tcBorders>
            <w:tcMar>
              <w:top w:w="0" w:type="dxa"/>
              <w:left w:w="100" w:type="dxa"/>
              <w:bottom w:w="0" w:type="dxa"/>
              <w:right w:w="100" w:type="dxa"/>
            </w:tcMar>
          </w:tcPr>
          <w:p w14:paraId="0506EEB7" w14:textId="77777777" w:rsidR="002F02C0" w:rsidRDefault="00000000">
            <w:pPr>
              <w:spacing w:line="240" w:lineRule="auto"/>
              <w:rPr>
                <w:sz w:val="18"/>
                <w:szCs w:val="18"/>
              </w:rPr>
            </w:pPr>
            <w:r>
              <w:rPr>
                <w:sz w:val="18"/>
                <w:szCs w:val="18"/>
              </w:rPr>
              <w:t>cens_date_dereg</w:t>
            </w:r>
          </w:p>
          <w:p w14:paraId="7600A2D7" w14:textId="77777777" w:rsidR="002F02C0" w:rsidRDefault="002F02C0">
            <w:pPr>
              <w:spacing w:line="240" w:lineRule="auto"/>
              <w:rPr>
                <w:sz w:val="18"/>
                <w:szCs w:val="18"/>
              </w:rPr>
            </w:pPr>
          </w:p>
        </w:tc>
        <w:tc>
          <w:tcPr>
            <w:tcW w:w="1065" w:type="dxa"/>
            <w:tcBorders>
              <w:bottom w:val="single" w:sz="8" w:space="0" w:color="000000"/>
              <w:right w:val="single" w:sz="8" w:space="0" w:color="000000"/>
            </w:tcBorders>
            <w:tcMar>
              <w:top w:w="0" w:type="dxa"/>
              <w:left w:w="100" w:type="dxa"/>
              <w:bottom w:w="0" w:type="dxa"/>
              <w:right w:w="100" w:type="dxa"/>
            </w:tcMar>
          </w:tcPr>
          <w:p w14:paraId="1174136F"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2D1A506F" w14:textId="77777777" w:rsidR="002F02C0" w:rsidRDefault="00000000">
            <w:pPr>
              <w:spacing w:line="240" w:lineRule="auto"/>
              <w:rPr>
                <w:sz w:val="18"/>
                <w:szCs w:val="18"/>
              </w:rPr>
            </w:pPr>
            <w:r>
              <w:rPr>
                <w:sz w:val="18"/>
                <w:szCs w:val="18"/>
              </w:rPr>
              <w:t>Deregistration date from TPP</w:t>
            </w:r>
          </w:p>
        </w:tc>
        <w:tc>
          <w:tcPr>
            <w:tcW w:w="4140" w:type="dxa"/>
            <w:tcBorders>
              <w:bottom w:val="single" w:sz="8" w:space="0" w:color="000000"/>
              <w:right w:val="single" w:sz="8" w:space="0" w:color="000000"/>
            </w:tcBorders>
            <w:tcMar>
              <w:top w:w="0" w:type="dxa"/>
              <w:left w:w="100" w:type="dxa"/>
              <w:bottom w:w="0" w:type="dxa"/>
              <w:right w:w="100" w:type="dxa"/>
            </w:tcMar>
          </w:tcPr>
          <w:p w14:paraId="658C7442" w14:textId="77777777" w:rsidR="002F02C0" w:rsidRDefault="00000000">
            <w:pPr>
              <w:spacing w:line="240" w:lineRule="auto"/>
              <w:rPr>
                <w:sz w:val="18"/>
                <w:szCs w:val="18"/>
              </w:rPr>
            </w:pPr>
            <w:r>
              <w:rPr>
                <w:sz w:val="18"/>
                <w:szCs w:val="18"/>
              </w:rPr>
              <w:t>Primary care (practice_registrations)</w:t>
            </w:r>
          </w:p>
          <w:p w14:paraId="5855022F" w14:textId="77777777" w:rsidR="002F02C0" w:rsidRDefault="002F02C0">
            <w:pPr>
              <w:spacing w:line="240" w:lineRule="auto"/>
              <w:rPr>
                <w:sz w:val="18"/>
                <w:szCs w:val="18"/>
              </w:rPr>
            </w:pPr>
          </w:p>
        </w:tc>
        <w:tc>
          <w:tcPr>
            <w:tcW w:w="3900" w:type="dxa"/>
            <w:tcBorders>
              <w:bottom w:val="single" w:sz="8" w:space="0" w:color="000000"/>
              <w:right w:val="single" w:sz="8" w:space="0" w:color="000000"/>
            </w:tcBorders>
            <w:tcMar>
              <w:top w:w="0" w:type="dxa"/>
              <w:left w:w="100" w:type="dxa"/>
              <w:bottom w:w="0" w:type="dxa"/>
              <w:right w:w="100" w:type="dxa"/>
            </w:tcMar>
          </w:tcPr>
          <w:p w14:paraId="5041A8BA" w14:textId="77777777" w:rsidR="002F02C0" w:rsidRDefault="002F02C0">
            <w:pPr>
              <w:spacing w:line="240" w:lineRule="auto"/>
              <w:rPr>
                <w:sz w:val="18"/>
                <w:szCs w:val="18"/>
              </w:rPr>
            </w:pPr>
          </w:p>
        </w:tc>
      </w:tr>
      <w:tr w:rsidR="002F02C0" w14:paraId="4E8730BC" w14:textId="77777777">
        <w:trPr>
          <w:trHeight w:val="375"/>
        </w:trPr>
        <w:tc>
          <w:tcPr>
            <w:tcW w:w="15480" w:type="dxa"/>
            <w:gridSpan w:val="6"/>
            <w:tcBorders>
              <w:left w:val="single" w:sz="8" w:space="0" w:color="000000"/>
              <w:bottom w:val="single" w:sz="8" w:space="0" w:color="000000"/>
              <w:right w:val="single" w:sz="8" w:space="0" w:color="000000"/>
            </w:tcBorders>
            <w:tcMar>
              <w:top w:w="0" w:type="dxa"/>
              <w:left w:w="100" w:type="dxa"/>
              <w:bottom w:w="0" w:type="dxa"/>
              <w:right w:w="100" w:type="dxa"/>
            </w:tcMar>
          </w:tcPr>
          <w:p w14:paraId="5C4B4447" w14:textId="77777777" w:rsidR="002F02C0" w:rsidRDefault="00000000">
            <w:pPr>
              <w:spacing w:line="240" w:lineRule="auto"/>
              <w:rPr>
                <w:i/>
                <w:iCs/>
                <w:sz w:val="20"/>
                <w:szCs w:val="20"/>
              </w:rPr>
            </w:pPr>
            <w:r>
              <w:rPr>
                <w:i/>
                <w:iCs/>
                <w:sz w:val="20"/>
                <w:szCs w:val="20"/>
              </w:rPr>
              <w:t xml:space="preserve">Sensitivity analyses, negative &amp; positive outcome control: </w:t>
            </w:r>
            <w:r>
              <w:rPr>
                <w:sz w:val="18"/>
                <w:szCs w:val="18"/>
              </w:rPr>
              <w:t xml:space="preserve">In ehrQL: search for </w:t>
            </w:r>
            <w:r>
              <w:rPr>
                <w:b/>
                <w:bCs/>
                <w:sz w:val="18"/>
                <w:szCs w:val="18"/>
              </w:rPr>
              <w:t>first code</w:t>
            </w:r>
            <w:r>
              <w:rPr>
                <w:sz w:val="18"/>
                <w:szCs w:val="18"/>
              </w:rPr>
              <w:t xml:space="preserve"> after baseline, then apply outcome window in R</w:t>
            </w:r>
          </w:p>
        </w:tc>
      </w:tr>
      <w:tr w:rsidR="002F02C0" w14:paraId="45760F35"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657E14" w14:textId="77777777" w:rsidR="002F02C0" w:rsidRDefault="00000000">
            <w:pPr>
              <w:spacing w:line="240" w:lineRule="auto"/>
              <w:rPr>
                <w:sz w:val="18"/>
                <w:szCs w:val="18"/>
              </w:rPr>
            </w:pPr>
            <w:r>
              <w:rPr>
                <w:sz w:val="18"/>
                <w:szCs w:val="18"/>
              </w:rPr>
              <w:t>Hospitalization due to fracture, after landmark/pandemic start</w:t>
            </w:r>
            <w:r>
              <w:rPr>
                <w:color w:val="C00000"/>
                <w:sz w:val="18"/>
                <w:szCs w:val="18"/>
              </w:rPr>
              <w:t xml:space="preserve"> </w:t>
            </w:r>
          </w:p>
        </w:tc>
        <w:tc>
          <w:tcPr>
            <w:tcW w:w="1830" w:type="dxa"/>
            <w:tcBorders>
              <w:bottom w:val="single" w:sz="8" w:space="0" w:color="000000"/>
              <w:right w:val="single" w:sz="8" w:space="0" w:color="000000"/>
            </w:tcBorders>
            <w:tcMar>
              <w:top w:w="0" w:type="dxa"/>
              <w:left w:w="100" w:type="dxa"/>
              <w:bottom w:w="0" w:type="dxa"/>
              <w:right w:w="100" w:type="dxa"/>
            </w:tcMar>
          </w:tcPr>
          <w:p w14:paraId="57A2A0AD" w14:textId="77777777" w:rsidR="002F02C0" w:rsidRDefault="00000000">
            <w:pPr>
              <w:spacing w:line="240" w:lineRule="auto"/>
              <w:rPr>
                <w:sz w:val="18"/>
                <w:szCs w:val="18"/>
              </w:rPr>
            </w:pPr>
            <w:r>
              <w:rPr>
                <w:sz w:val="18"/>
                <w:szCs w:val="18"/>
              </w:rPr>
              <w:t>out_date_fracture</w:t>
            </w:r>
          </w:p>
        </w:tc>
        <w:tc>
          <w:tcPr>
            <w:tcW w:w="1065" w:type="dxa"/>
            <w:tcBorders>
              <w:bottom w:val="single" w:sz="8" w:space="0" w:color="000000"/>
              <w:right w:val="single" w:sz="8" w:space="0" w:color="000000"/>
            </w:tcBorders>
            <w:tcMar>
              <w:top w:w="0" w:type="dxa"/>
              <w:left w:w="100" w:type="dxa"/>
              <w:bottom w:w="0" w:type="dxa"/>
              <w:right w:w="100" w:type="dxa"/>
            </w:tcMar>
          </w:tcPr>
          <w:p w14:paraId="14FAFDC4"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7BE617C6" w14:textId="77777777" w:rsidR="002F02C0" w:rsidRDefault="00000000">
            <w:pPr>
              <w:rPr>
                <w:sz w:val="18"/>
                <w:szCs w:val="18"/>
              </w:rPr>
            </w:pPr>
            <w:r>
              <w:rPr>
                <w:sz w:val="18"/>
                <w:szCs w:val="18"/>
              </w:rPr>
              <w:t>First/any diagnosis, after pandemic start</w:t>
            </w:r>
          </w:p>
        </w:tc>
        <w:tc>
          <w:tcPr>
            <w:tcW w:w="4140" w:type="dxa"/>
            <w:tcBorders>
              <w:bottom w:val="single" w:sz="8" w:space="0" w:color="000000"/>
              <w:right w:val="single" w:sz="8" w:space="0" w:color="000000"/>
            </w:tcBorders>
            <w:tcMar>
              <w:top w:w="0" w:type="dxa"/>
              <w:left w:w="100" w:type="dxa"/>
              <w:bottom w:w="0" w:type="dxa"/>
              <w:right w:w="100" w:type="dxa"/>
            </w:tcMar>
          </w:tcPr>
          <w:p w14:paraId="452B0363" w14:textId="77777777" w:rsidR="002F02C0" w:rsidRDefault="00000000">
            <w:pPr>
              <w:spacing w:line="240" w:lineRule="auto"/>
              <w:rPr>
                <w:sz w:val="18"/>
                <w:szCs w:val="18"/>
              </w:rPr>
            </w:pPr>
            <w:r>
              <w:rPr>
                <w:sz w:val="18"/>
                <w:szCs w:val="18"/>
              </w:rPr>
              <w:t>1) HES APC (apcs):</w:t>
            </w:r>
          </w:p>
          <w:p w14:paraId="1E2DBB91" w14:textId="77777777" w:rsidR="002F02C0" w:rsidRDefault="00000000">
            <w:pPr>
              <w:spacing w:line="240" w:lineRule="auto"/>
              <w:rPr>
                <w:sz w:val="18"/>
                <w:szCs w:val="18"/>
              </w:rPr>
            </w:pPr>
            <w:hyperlink r:id="rId63">
              <w:r>
                <w:rPr>
                  <w:color w:val="1155CC"/>
                  <w:sz w:val="18"/>
                  <w:szCs w:val="18"/>
                  <w:u w:val="single"/>
                </w:rPr>
                <w:t>fracture_icd10</w:t>
              </w:r>
            </w:hyperlink>
          </w:p>
          <w:p w14:paraId="5B8171E8" w14:textId="77777777" w:rsidR="002F02C0" w:rsidRDefault="002F02C0">
            <w:pPr>
              <w:spacing w:line="240" w:lineRule="auto"/>
              <w:rPr>
                <w:i/>
                <w:iCs/>
                <w:sz w:val="18"/>
                <w:szCs w:val="18"/>
              </w:rPr>
            </w:pPr>
          </w:p>
        </w:tc>
        <w:tc>
          <w:tcPr>
            <w:tcW w:w="3900" w:type="dxa"/>
            <w:tcBorders>
              <w:bottom w:val="single" w:sz="8" w:space="0" w:color="000000"/>
              <w:right w:val="single" w:sz="8" w:space="0" w:color="000000"/>
            </w:tcBorders>
            <w:tcMar>
              <w:top w:w="0" w:type="dxa"/>
              <w:left w:w="100" w:type="dxa"/>
              <w:bottom w:w="0" w:type="dxa"/>
              <w:right w:w="100" w:type="dxa"/>
            </w:tcMar>
          </w:tcPr>
          <w:p w14:paraId="0FFBAF05" w14:textId="77777777" w:rsidR="002F02C0" w:rsidRDefault="002F02C0">
            <w:pPr>
              <w:spacing w:line="240" w:lineRule="auto"/>
              <w:rPr>
                <w:sz w:val="18"/>
                <w:szCs w:val="18"/>
              </w:rPr>
            </w:pPr>
          </w:p>
        </w:tc>
      </w:tr>
      <w:tr w:rsidR="002F02C0" w14:paraId="5176AAE7"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324D87" w14:textId="77777777" w:rsidR="002F02C0" w:rsidRDefault="00000000">
            <w:pPr>
              <w:spacing w:line="240" w:lineRule="auto"/>
              <w:rPr>
                <w:color w:val="C00000"/>
                <w:sz w:val="18"/>
                <w:szCs w:val="18"/>
              </w:rPr>
            </w:pPr>
            <w:r>
              <w:rPr>
                <w:sz w:val="18"/>
                <w:szCs w:val="18"/>
              </w:rPr>
              <w:t>Diabetes-related death, after landmark/pandemic start</w:t>
            </w:r>
          </w:p>
        </w:tc>
        <w:tc>
          <w:tcPr>
            <w:tcW w:w="1830" w:type="dxa"/>
            <w:tcBorders>
              <w:bottom w:val="single" w:sz="8" w:space="0" w:color="000000"/>
              <w:right w:val="single" w:sz="8" w:space="0" w:color="000000"/>
            </w:tcBorders>
            <w:tcMar>
              <w:top w:w="0" w:type="dxa"/>
              <w:left w:w="100" w:type="dxa"/>
              <w:bottom w:w="0" w:type="dxa"/>
              <w:right w:w="100" w:type="dxa"/>
            </w:tcMar>
          </w:tcPr>
          <w:p w14:paraId="6DD515BF" w14:textId="77777777" w:rsidR="002F02C0" w:rsidRDefault="00000000">
            <w:pPr>
              <w:spacing w:line="240" w:lineRule="auto"/>
              <w:rPr>
                <w:sz w:val="18"/>
                <w:szCs w:val="18"/>
              </w:rPr>
            </w:pPr>
            <w:r>
              <w:rPr>
                <w:sz w:val="18"/>
                <w:szCs w:val="18"/>
              </w:rPr>
              <w:t>out_date_dm_death</w:t>
            </w:r>
          </w:p>
        </w:tc>
        <w:tc>
          <w:tcPr>
            <w:tcW w:w="1065" w:type="dxa"/>
            <w:tcBorders>
              <w:bottom w:val="single" w:sz="8" w:space="0" w:color="000000"/>
              <w:right w:val="single" w:sz="8" w:space="0" w:color="000000"/>
            </w:tcBorders>
            <w:tcMar>
              <w:top w:w="0" w:type="dxa"/>
              <w:left w:w="100" w:type="dxa"/>
              <w:bottom w:w="0" w:type="dxa"/>
              <w:right w:w="100" w:type="dxa"/>
            </w:tcMar>
          </w:tcPr>
          <w:p w14:paraId="22B03B32"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5DDBBBEA" w14:textId="77777777" w:rsidR="002F02C0" w:rsidRDefault="00000000">
            <w:pPr>
              <w:rPr>
                <w:sz w:val="18"/>
                <w:szCs w:val="18"/>
              </w:rPr>
            </w:pPr>
            <w:r>
              <w:rPr>
                <w:sz w:val="18"/>
                <w:szCs w:val="18"/>
              </w:rPr>
              <w:t>First/any diagnosis, after pandemic start</w:t>
            </w:r>
          </w:p>
        </w:tc>
        <w:tc>
          <w:tcPr>
            <w:tcW w:w="4140" w:type="dxa"/>
            <w:tcBorders>
              <w:bottom w:val="single" w:sz="8" w:space="0" w:color="000000"/>
              <w:right w:val="single" w:sz="8" w:space="0" w:color="000000"/>
            </w:tcBorders>
            <w:tcMar>
              <w:top w:w="0" w:type="dxa"/>
              <w:left w:w="100" w:type="dxa"/>
              <w:bottom w:w="0" w:type="dxa"/>
              <w:right w:w="100" w:type="dxa"/>
            </w:tcMar>
          </w:tcPr>
          <w:p w14:paraId="51C4D62D" w14:textId="77777777" w:rsidR="002F02C0" w:rsidRDefault="00000000">
            <w:pPr>
              <w:spacing w:line="240" w:lineRule="auto"/>
              <w:rPr>
                <w:sz w:val="18"/>
                <w:szCs w:val="18"/>
              </w:rPr>
            </w:pPr>
            <w:r>
              <w:rPr>
                <w:sz w:val="18"/>
                <w:szCs w:val="18"/>
              </w:rPr>
              <w:t xml:space="preserve">Death registry from ONS (ons_death): </w:t>
            </w:r>
          </w:p>
          <w:p w14:paraId="075951D8" w14:textId="77777777" w:rsidR="002F02C0" w:rsidRDefault="00000000">
            <w:pPr>
              <w:spacing w:line="240" w:lineRule="auto"/>
              <w:rPr>
                <w:sz w:val="18"/>
                <w:szCs w:val="18"/>
              </w:rPr>
            </w:pPr>
            <w:r>
              <w:rPr>
                <w:sz w:val="18"/>
                <w:szCs w:val="18"/>
              </w:rPr>
              <w:t xml:space="preserve"> </w:t>
            </w:r>
            <w:hyperlink r:id="rId64">
              <w:r>
                <w:rPr>
                  <w:color w:val="1155CC"/>
                  <w:sz w:val="18"/>
                  <w:szCs w:val="18"/>
                  <w:u w:val="single"/>
                </w:rPr>
                <w:t>diabetes_type2_icd10</w:t>
              </w:r>
            </w:hyperlink>
          </w:p>
        </w:tc>
        <w:tc>
          <w:tcPr>
            <w:tcW w:w="3900" w:type="dxa"/>
            <w:tcBorders>
              <w:bottom w:val="single" w:sz="8" w:space="0" w:color="000000"/>
              <w:right w:val="single" w:sz="8" w:space="0" w:color="000000"/>
            </w:tcBorders>
            <w:tcMar>
              <w:top w:w="0" w:type="dxa"/>
              <w:left w:w="100" w:type="dxa"/>
              <w:bottom w:w="0" w:type="dxa"/>
              <w:right w:w="100" w:type="dxa"/>
            </w:tcMar>
          </w:tcPr>
          <w:p w14:paraId="08A5889D" w14:textId="77777777" w:rsidR="002F02C0" w:rsidRDefault="002F02C0">
            <w:pPr>
              <w:spacing w:line="240" w:lineRule="auto"/>
              <w:rPr>
                <w:sz w:val="18"/>
                <w:szCs w:val="18"/>
              </w:rPr>
            </w:pPr>
          </w:p>
        </w:tc>
      </w:tr>
    </w:tbl>
    <w:p w14:paraId="50873EC7" w14:textId="77777777" w:rsidR="002F02C0" w:rsidRDefault="002F02C0">
      <w:pPr>
        <w:pStyle w:val="Heading3"/>
        <w:spacing w:line="276" w:lineRule="auto"/>
        <w:rPr>
          <w:color w:val="000000"/>
          <w:sz w:val="22"/>
          <w:szCs w:val="22"/>
        </w:rPr>
      </w:pPr>
      <w:bookmarkStart w:id="215" w:name="_4qhlsk2d54jr" w:colFirst="0" w:colLast="0"/>
      <w:bookmarkEnd w:id="215"/>
    </w:p>
    <w:p w14:paraId="6F80307B" w14:textId="77777777" w:rsidR="002F02C0" w:rsidRDefault="00000000">
      <w:pPr>
        <w:pStyle w:val="Heading3"/>
        <w:spacing w:line="276" w:lineRule="auto"/>
        <w:rPr>
          <w:color w:val="000000"/>
          <w:sz w:val="18"/>
          <w:szCs w:val="18"/>
        </w:rPr>
      </w:pPr>
      <w:bookmarkStart w:id="216" w:name="_pi9b0i6f4gmj" w:colFirst="0" w:colLast="0"/>
      <w:bookmarkEnd w:id="216"/>
      <w:r>
        <w:rPr>
          <w:color w:val="000000"/>
          <w:sz w:val="22"/>
          <w:szCs w:val="22"/>
        </w:rPr>
        <w:t>Table 5. Demographic variables, covariates and potential confounders</w:t>
      </w:r>
    </w:p>
    <w:p w14:paraId="23D0D6DF" w14:textId="77777777" w:rsidR="002F02C0" w:rsidRDefault="00000000">
      <w:pPr>
        <w:rPr>
          <w:sz w:val="18"/>
          <w:szCs w:val="18"/>
        </w:rPr>
      </w:pPr>
      <w:r>
        <w:rPr>
          <w:sz w:val="18"/>
          <w:szCs w:val="18"/>
        </w:rPr>
        <w:t xml:space="preserve"> </w:t>
      </w:r>
    </w:p>
    <w:tbl>
      <w:tblPr>
        <w:tblStyle w:val="a4"/>
        <w:tblW w:w="15225" w:type="dxa"/>
        <w:tblInd w:w="-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25"/>
        <w:gridCol w:w="1665"/>
        <w:gridCol w:w="720"/>
        <w:gridCol w:w="2220"/>
        <w:gridCol w:w="4425"/>
        <w:gridCol w:w="4470"/>
      </w:tblGrid>
      <w:tr w:rsidR="002F02C0" w14:paraId="2BCD3C42" w14:textId="77777777">
        <w:trPr>
          <w:trHeight w:val="330"/>
        </w:trPr>
        <w:tc>
          <w:tcPr>
            <w:tcW w:w="172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DCFE9FA" w14:textId="77777777" w:rsidR="002F02C0" w:rsidRDefault="00000000">
            <w:pPr>
              <w:spacing w:line="240" w:lineRule="auto"/>
              <w:rPr>
                <w:b/>
                <w:bCs/>
                <w:sz w:val="18"/>
                <w:szCs w:val="18"/>
              </w:rPr>
            </w:pPr>
            <w:r>
              <w:rPr>
                <w:b/>
                <w:bCs/>
                <w:sz w:val="18"/>
                <w:szCs w:val="18"/>
              </w:rPr>
              <w:t>Variable</w:t>
            </w:r>
          </w:p>
        </w:tc>
        <w:tc>
          <w:tcPr>
            <w:tcW w:w="16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4C4FE1CE" w14:textId="77777777" w:rsidR="002F02C0" w:rsidRDefault="00000000">
            <w:pPr>
              <w:spacing w:line="240" w:lineRule="auto"/>
              <w:rPr>
                <w:b/>
                <w:bCs/>
                <w:sz w:val="18"/>
                <w:szCs w:val="18"/>
              </w:rPr>
            </w:pPr>
            <w:r>
              <w:rPr>
                <w:b/>
                <w:bCs/>
                <w:sz w:val="18"/>
                <w:szCs w:val="18"/>
              </w:rPr>
              <w:t>Name</w:t>
            </w:r>
          </w:p>
        </w:tc>
        <w:tc>
          <w:tcPr>
            <w:tcW w:w="72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2F966857" w14:textId="77777777" w:rsidR="002F02C0" w:rsidRDefault="00000000">
            <w:pPr>
              <w:spacing w:line="240" w:lineRule="auto"/>
              <w:rPr>
                <w:b/>
                <w:bCs/>
                <w:sz w:val="18"/>
                <w:szCs w:val="18"/>
              </w:rPr>
            </w:pPr>
            <w:r>
              <w:rPr>
                <w:b/>
                <w:bCs/>
                <w:sz w:val="18"/>
                <w:szCs w:val="18"/>
              </w:rPr>
              <w:t>Type</w:t>
            </w:r>
          </w:p>
        </w:tc>
        <w:tc>
          <w:tcPr>
            <w:tcW w:w="222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82D968A" w14:textId="77777777" w:rsidR="002F02C0" w:rsidRDefault="00000000">
            <w:pPr>
              <w:spacing w:line="240" w:lineRule="auto"/>
              <w:rPr>
                <w:b/>
                <w:bCs/>
                <w:sz w:val="18"/>
                <w:szCs w:val="18"/>
              </w:rPr>
            </w:pPr>
            <w:r>
              <w:rPr>
                <w:b/>
                <w:bCs/>
                <w:sz w:val="18"/>
                <w:szCs w:val="18"/>
              </w:rPr>
              <w:t>Definition</w:t>
            </w:r>
          </w:p>
        </w:tc>
        <w:tc>
          <w:tcPr>
            <w:tcW w:w="442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47F50A2B" w14:textId="77777777" w:rsidR="002F02C0" w:rsidRDefault="00000000">
            <w:pPr>
              <w:spacing w:line="240" w:lineRule="auto"/>
              <w:rPr>
                <w:b/>
                <w:bCs/>
                <w:sz w:val="18"/>
                <w:szCs w:val="18"/>
              </w:rPr>
            </w:pPr>
            <w:r>
              <w:rPr>
                <w:b/>
                <w:bCs/>
                <w:sz w:val="18"/>
                <w:szCs w:val="18"/>
              </w:rPr>
              <w:t>Data sources</w:t>
            </w:r>
          </w:p>
        </w:tc>
        <w:tc>
          <w:tcPr>
            <w:tcW w:w="447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E93EBE4" w14:textId="77777777" w:rsidR="002F02C0" w:rsidRDefault="00000000">
            <w:pPr>
              <w:spacing w:line="240" w:lineRule="auto"/>
              <w:rPr>
                <w:b/>
                <w:bCs/>
                <w:sz w:val="18"/>
                <w:szCs w:val="18"/>
              </w:rPr>
            </w:pPr>
            <w:r>
              <w:rPr>
                <w:b/>
                <w:bCs/>
                <w:sz w:val="18"/>
                <w:szCs w:val="18"/>
              </w:rPr>
              <w:t>Notes</w:t>
            </w:r>
          </w:p>
        </w:tc>
      </w:tr>
      <w:tr w:rsidR="002F02C0" w14:paraId="7B947AA5" w14:textId="77777777">
        <w:trPr>
          <w:trHeight w:val="330"/>
        </w:trPr>
        <w:tc>
          <w:tcPr>
            <w:tcW w:w="15225" w:type="dxa"/>
            <w:gridSpan w:val="6"/>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B8D6CD1" w14:textId="77777777" w:rsidR="002F02C0" w:rsidRDefault="00000000">
            <w:pPr>
              <w:spacing w:line="240" w:lineRule="auto"/>
              <w:rPr>
                <w:b/>
                <w:bCs/>
                <w:sz w:val="18"/>
                <w:szCs w:val="18"/>
              </w:rPr>
            </w:pPr>
            <w:r>
              <w:rPr>
                <w:b/>
                <w:bCs/>
                <w:i/>
                <w:iCs/>
                <w:sz w:val="18"/>
                <w:szCs w:val="18"/>
              </w:rPr>
              <w:t>‘Same-day/most recent’ baseline covariates</w:t>
            </w:r>
          </w:p>
        </w:tc>
      </w:tr>
      <w:tr w:rsidR="002F02C0" w14:paraId="360B682B" w14:textId="77777777">
        <w:trPr>
          <w:trHeight w:val="503"/>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31FB5D" w14:textId="77777777" w:rsidR="002F02C0" w:rsidRDefault="00000000">
            <w:pPr>
              <w:spacing w:line="240" w:lineRule="auto"/>
              <w:rPr>
                <w:color w:val="C00000"/>
                <w:sz w:val="18"/>
                <w:szCs w:val="18"/>
              </w:rPr>
            </w:pPr>
            <w:r>
              <w:rPr>
                <w:sz w:val="18"/>
                <w:szCs w:val="18"/>
              </w:rPr>
              <w:lastRenderedPageBreak/>
              <w:t>Sex</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84D628" w14:textId="77777777" w:rsidR="002F02C0" w:rsidRDefault="00000000">
            <w:pPr>
              <w:spacing w:line="240" w:lineRule="auto"/>
              <w:rPr>
                <w:sz w:val="18"/>
                <w:szCs w:val="18"/>
              </w:rPr>
            </w:pPr>
            <w:r>
              <w:rPr>
                <w:sz w:val="18"/>
                <w:szCs w:val="18"/>
              </w:rPr>
              <w:t>cov_cat_sex</w:t>
            </w:r>
          </w:p>
        </w:tc>
        <w:tc>
          <w:tcPr>
            <w:tcW w:w="720" w:type="dxa"/>
            <w:tcBorders>
              <w:bottom w:val="single" w:sz="8" w:space="0" w:color="000000"/>
              <w:right w:val="single" w:sz="8" w:space="0" w:color="000000"/>
            </w:tcBorders>
            <w:tcMar>
              <w:top w:w="0" w:type="dxa"/>
              <w:left w:w="100" w:type="dxa"/>
              <w:bottom w:w="0" w:type="dxa"/>
              <w:right w:w="100" w:type="dxa"/>
            </w:tcMar>
          </w:tcPr>
          <w:p w14:paraId="15189F4A" w14:textId="77777777" w:rsidR="002F02C0" w:rsidRDefault="00000000">
            <w:pPr>
              <w:spacing w:line="240" w:lineRule="auto"/>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6CA39CCB" w14:textId="77777777" w:rsidR="002F02C0" w:rsidRDefault="00000000">
            <w:pPr>
              <w:spacing w:line="240" w:lineRule="auto"/>
              <w:rPr>
                <w:sz w:val="18"/>
                <w:szCs w:val="18"/>
              </w:rPr>
            </w:pPr>
            <w:r>
              <w:rPr>
                <w:sz w:val="18"/>
                <w:szCs w:val="18"/>
              </w:rPr>
              <w:t>Male, Female</w:t>
            </w:r>
          </w:p>
        </w:tc>
        <w:tc>
          <w:tcPr>
            <w:tcW w:w="4425" w:type="dxa"/>
            <w:tcBorders>
              <w:bottom w:val="single" w:sz="8" w:space="0" w:color="000000"/>
              <w:right w:val="single" w:sz="8" w:space="0" w:color="000000"/>
            </w:tcBorders>
            <w:tcMar>
              <w:top w:w="0" w:type="dxa"/>
              <w:left w:w="100" w:type="dxa"/>
              <w:bottom w:w="0" w:type="dxa"/>
              <w:right w:w="100" w:type="dxa"/>
            </w:tcMar>
          </w:tcPr>
          <w:p w14:paraId="5BC2F974" w14:textId="77777777" w:rsidR="002F02C0" w:rsidRDefault="00000000">
            <w:pPr>
              <w:spacing w:line="240" w:lineRule="auto"/>
              <w:rPr>
                <w:sz w:val="18"/>
                <w:szCs w:val="18"/>
              </w:rPr>
            </w:pPr>
            <w:r>
              <w:rPr>
                <w:sz w:val="18"/>
                <w:szCs w:val="18"/>
              </w:rPr>
              <w:t>Primary care (patients)</w:t>
            </w:r>
          </w:p>
        </w:tc>
        <w:tc>
          <w:tcPr>
            <w:tcW w:w="4470" w:type="dxa"/>
            <w:tcBorders>
              <w:bottom w:val="single" w:sz="8" w:space="0" w:color="000000"/>
              <w:right w:val="single" w:sz="8" w:space="0" w:color="000000"/>
            </w:tcBorders>
            <w:tcMar>
              <w:top w:w="0" w:type="dxa"/>
              <w:left w:w="100" w:type="dxa"/>
              <w:bottom w:w="0" w:type="dxa"/>
              <w:right w:w="100" w:type="dxa"/>
            </w:tcMar>
          </w:tcPr>
          <w:p w14:paraId="61E8AB95" w14:textId="77777777" w:rsidR="002F02C0" w:rsidRDefault="00000000">
            <w:pPr>
              <w:spacing w:line="240" w:lineRule="auto"/>
              <w:rPr>
                <w:sz w:val="18"/>
                <w:szCs w:val="18"/>
              </w:rPr>
            </w:pPr>
            <w:r>
              <w:rPr>
                <w:sz w:val="18"/>
                <w:szCs w:val="18"/>
              </w:rPr>
              <w:t>Any other code than M and F is excluded by design (see qa_bin_is_female_or_male)</w:t>
            </w:r>
          </w:p>
        </w:tc>
      </w:tr>
      <w:tr w:rsidR="002F02C0" w14:paraId="596DE92B"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A808D1" w14:textId="77777777" w:rsidR="002F02C0" w:rsidRDefault="00000000">
            <w:pPr>
              <w:spacing w:line="240" w:lineRule="auto"/>
              <w:rPr>
                <w:sz w:val="18"/>
                <w:szCs w:val="18"/>
              </w:rPr>
            </w:pPr>
            <w:r>
              <w:rPr>
                <w:sz w:val="18"/>
                <w:szCs w:val="18"/>
              </w:rPr>
              <w:t>Age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6739E7" w14:textId="77777777" w:rsidR="002F02C0" w:rsidRDefault="00000000">
            <w:pPr>
              <w:spacing w:line="240" w:lineRule="auto"/>
              <w:rPr>
                <w:sz w:val="18"/>
                <w:szCs w:val="18"/>
              </w:rPr>
            </w:pPr>
            <w:r>
              <w:rPr>
                <w:sz w:val="18"/>
                <w:szCs w:val="18"/>
              </w:rPr>
              <w:t>cov_num_age</w:t>
            </w:r>
          </w:p>
          <w:p w14:paraId="7625360C" w14:textId="77777777" w:rsidR="002F02C0" w:rsidRDefault="002F02C0">
            <w:pPr>
              <w:spacing w:line="240" w:lineRule="auto"/>
              <w:rPr>
                <w:sz w:val="18"/>
                <w:szCs w:val="18"/>
              </w:rPr>
            </w:pPr>
          </w:p>
          <w:p w14:paraId="0C97501E" w14:textId="77777777" w:rsidR="002F02C0" w:rsidRDefault="00000000">
            <w:pPr>
              <w:spacing w:line="240" w:lineRule="auto"/>
              <w:rPr>
                <w:sz w:val="18"/>
                <w:szCs w:val="18"/>
              </w:rPr>
            </w:pPr>
            <w:r>
              <w:rPr>
                <w:sz w:val="18"/>
                <w:szCs w:val="18"/>
              </w:rPr>
              <w:t>derived:</w:t>
            </w:r>
          </w:p>
          <w:p w14:paraId="23E935A3" w14:textId="77777777" w:rsidR="002F02C0" w:rsidRDefault="00000000">
            <w:pPr>
              <w:spacing w:line="240" w:lineRule="auto"/>
              <w:rPr>
                <w:sz w:val="18"/>
                <w:szCs w:val="18"/>
              </w:rPr>
            </w:pPr>
            <w:r>
              <w:rPr>
                <w:sz w:val="18"/>
                <w:szCs w:val="18"/>
              </w:rPr>
              <w:t>cov_cat_age</w:t>
            </w:r>
          </w:p>
        </w:tc>
        <w:tc>
          <w:tcPr>
            <w:tcW w:w="720" w:type="dxa"/>
            <w:tcBorders>
              <w:bottom w:val="single" w:sz="8" w:space="0" w:color="000000"/>
              <w:right w:val="single" w:sz="8" w:space="0" w:color="000000"/>
            </w:tcBorders>
            <w:tcMar>
              <w:top w:w="0" w:type="dxa"/>
              <w:left w:w="100" w:type="dxa"/>
              <w:bottom w:w="0" w:type="dxa"/>
              <w:right w:w="100" w:type="dxa"/>
            </w:tcMar>
          </w:tcPr>
          <w:p w14:paraId="44BB8488" w14:textId="77777777" w:rsidR="002F02C0" w:rsidRDefault="00000000">
            <w:pPr>
              <w:spacing w:line="240" w:lineRule="auto"/>
              <w:rPr>
                <w:sz w:val="18"/>
                <w:szCs w:val="18"/>
              </w:rPr>
            </w:pPr>
            <w:r>
              <w:rPr>
                <w:sz w:val="18"/>
                <w:szCs w:val="18"/>
              </w:rPr>
              <w:t>Continuous</w:t>
            </w:r>
          </w:p>
        </w:tc>
        <w:tc>
          <w:tcPr>
            <w:tcW w:w="2220" w:type="dxa"/>
            <w:tcBorders>
              <w:bottom w:val="single" w:sz="8" w:space="0" w:color="000000"/>
              <w:right w:val="single" w:sz="8" w:space="0" w:color="000000"/>
            </w:tcBorders>
            <w:tcMar>
              <w:top w:w="0" w:type="dxa"/>
              <w:left w:w="100" w:type="dxa"/>
              <w:bottom w:w="0" w:type="dxa"/>
              <w:right w:w="100" w:type="dxa"/>
            </w:tcMar>
          </w:tcPr>
          <w:p w14:paraId="68D838D5" w14:textId="77777777" w:rsidR="002F02C0" w:rsidRDefault="002F02C0">
            <w:pPr>
              <w:spacing w:line="240" w:lineRule="auto"/>
              <w:rPr>
                <w:sz w:val="18"/>
                <w:szCs w:val="18"/>
              </w:rPr>
            </w:pPr>
          </w:p>
          <w:p w14:paraId="4A094501" w14:textId="77777777" w:rsidR="002F02C0" w:rsidRDefault="002F02C0">
            <w:pPr>
              <w:spacing w:line="240" w:lineRule="auto"/>
              <w:rPr>
                <w:sz w:val="18"/>
                <w:szCs w:val="18"/>
              </w:rPr>
            </w:pPr>
          </w:p>
          <w:p w14:paraId="60A91A58" w14:textId="77777777" w:rsidR="002F02C0" w:rsidRDefault="00000000">
            <w:pPr>
              <w:spacing w:line="240" w:lineRule="auto"/>
              <w:rPr>
                <w:sz w:val="18"/>
                <w:szCs w:val="18"/>
              </w:rPr>
            </w:pPr>
            <w:r>
              <w:rPr>
                <w:sz w:val="18"/>
                <w:szCs w:val="18"/>
              </w:rPr>
              <w:t>"18-39", "40-59", "60-79", "80+"</w:t>
            </w:r>
          </w:p>
        </w:tc>
        <w:tc>
          <w:tcPr>
            <w:tcW w:w="4425" w:type="dxa"/>
            <w:tcBorders>
              <w:bottom w:val="single" w:sz="8" w:space="0" w:color="000000"/>
              <w:right w:val="single" w:sz="8" w:space="0" w:color="000000"/>
            </w:tcBorders>
            <w:tcMar>
              <w:top w:w="0" w:type="dxa"/>
              <w:left w:w="100" w:type="dxa"/>
              <w:bottom w:w="0" w:type="dxa"/>
              <w:right w:w="100" w:type="dxa"/>
            </w:tcMar>
          </w:tcPr>
          <w:p w14:paraId="526479C9" w14:textId="77777777" w:rsidR="002F02C0" w:rsidRDefault="00000000">
            <w:pPr>
              <w:spacing w:line="240" w:lineRule="auto"/>
              <w:rPr>
                <w:sz w:val="18"/>
                <w:szCs w:val="18"/>
              </w:rPr>
            </w:pPr>
            <w:r>
              <w:rPr>
                <w:sz w:val="18"/>
                <w:szCs w:val="18"/>
              </w:rPr>
              <w:t>Primary care (patients)</w:t>
            </w:r>
          </w:p>
        </w:tc>
        <w:tc>
          <w:tcPr>
            <w:tcW w:w="4470" w:type="dxa"/>
            <w:tcBorders>
              <w:bottom w:val="single" w:sz="8" w:space="0" w:color="000000"/>
              <w:right w:val="single" w:sz="8" w:space="0" w:color="000000"/>
            </w:tcBorders>
            <w:tcMar>
              <w:top w:w="0" w:type="dxa"/>
              <w:left w:w="100" w:type="dxa"/>
              <w:bottom w:w="0" w:type="dxa"/>
              <w:right w:w="100" w:type="dxa"/>
            </w:tcMar>
          </w:tcPr>
          <w:p w14:paraId="73A0E95C" w14:textId="77777777" w:rsidR="002F02C0" w:rsidRDefault="00000000">
            <w:pPr>
              <w:spacing w:line="240" w:lineRule="auto"/>
              <w:rPr>
                <w:sz w:val="18"/>
                <w:szCs w:val="18"/>
              </w:rPr>
            </w:pPr>
            <w:r>
              <w:rPr>
                <w:sz w:val="18"/>
                <w:szCs w:val="18"/>
              </w:rPr>
              <w:t>Will be modelled using splines</w:t>
            </w:r>
          </w:p>
          <w:p w14:paraId="7F256A5A" w14:textId="77777777" w:rsidR="002F02C0" w:rsidRDefault="00000000">
            <w:pPr>
              <w:spacing w:line="240" w:lineRule="auto"/>
              <w:rPr>
                <w:sz w:val="18"/>
                <w:szCs w:val="18"/>
              </w:rPr>
            </w:pPr>
            <w:r>
              <w:rPr>
                <w:sz w:val="18"/>
                <w:szCs w:val="18"/>
              </w:rPr>
              <w:t>Baseline: elig_date_t2dm</w:t>
            </w:r>
          </w:p>
        </w:tc>
      </w:tr>
      <w:tr w:rsidR="002F02C0" w14:paraId="7A4BF97F"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96F4CE" w14:textId="77777777" w:rsidR="002F02C0" w:rsidRDefault="00000000">
            <w:pPr>
              <w:rPr>
                <w:sz w:val="18"/>
                <w:szCs w:val="18"/>
              </w:rPr>
            </w:pPr>
            <w:r>
              <w:rPr>
                <w:sz w:val="18"/>
                <w:szCs w:val="18"/>
              </w:rPr>
              <w:t>Ethnicity</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3A690B" w14:textId="77777777" w:rsidR="002F02C0" w:rsidRDefault="00000000">
            <w:pPr>
              <w:spacing w:line="240" w:lineRule="auto"/>
              <w:rPr>
                <w:sz w:val="18"/>
                <w:szCs w:val="18"/>
              </w:rPr>
            </w:pPr>
            <w:r>
              <w:rPr>
                <w:sz w:val="18"/>
                <w:szCs w:val="18"/>
              </w:rPr>
              <w:t>cov_cat_ethnicity</w:t>
            </w:r>
          </w:p>
        </w:tc>
        <w:tc>
          <w:tcPr>
            <w:tcW w:w="720" w:type="dxa"/>
            <w:tcBorders>
              <w:bottom w:val="single" w:sz="8" w:space="0" w:color="000000"/>
              <w:right w:val="single" w:sz="8" w:space="0" w:color="000000"/>
            </w:tcBorders>
            <w:tcMar>
              <w:top w:w="0" w:type="dxa"/>
              <w:left w:w="100" w:type="dxa"/>
              <w:bottom w:w="0" w:type="dxa"/>
              <w:right w:w="100" w:type="dxa"/>
            </w:tcMar>
          </w:tcPr>
          <w:p w14:paraId="15DC752F"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458849AB" w14:textId="77777777" w:rsidR="002F02C0" w:rsidRDefault="00000000">
            <w:pPr>
              <w:rPr>
                <w:sz w:val="18"/>
                <w:szCs w:val="18"/>
              </w:rPr>
            </w:pPr>
            <w:r>
              <w:rPr>
                <w:sz w:val="18"/>
                <w:szCs w:val="18"/>
              </w:rPr>
              <w:t>White</w:t>
            </w:r>
          </w:p>
          <w:p w14:paraId="187EFB71" w14:textId="77777777" w:rsidR="002F02C0" w:rsidRDefault="00000000">
            <w:pPr>
              <w:rPr>
                <w:sz w:val="18"/>
                <w:szCs w:val="18"/>
              </w:rPr>
            </w:pPr>
            <w:r>
              <w:rPr>
                <w:sz w:val="18"/>
                <w:szCs w:val="18"/>
              </w:rPr>
              <w:t>Black</w:t>
            </w:r>
          </w:p>
          <w:p w14:paraId="5A80DB1E" w14:textId="77777777" w:rsidR="002F02C0" w:rsidRDefault="00000000">
            <w:pPr>
              <w:rPr>
                <w:b/>
                <w:bCs/>
                <w:i/>
                <w:iCs/>
                <w:sz w:val="18"/>
                <w:szCs w:val="18"/>
                <w:u w:val="single"/>
              </w:rPr>
            </w:pPr>
            <w:r>
              <w:rPr>
                <w:sz w:val="18"/>
                <w:szCs w:val="18"/>
              </w:rPr>
              <w:t>Asian</w:t>
            </w:r>
          </w:p>
          <w:p w14:paraId="1C62E92A" w14:textId="77777777" w:rsidR="002F02C0" w:rsidRDefault="00000000">
            <w:pPr>
              <w:rPr>
                <w:sz w:val="18"/>
                <w:szCs w:val="18"/>
              </w:rPr>
            </w:pPr>
            <w:r>
              <w:rPr>
                <w:sz w:val="18"/>
                <w:szCs w:val="18"/>
              </w:rPr>
              <w:t>Mixed</w:t>
            </w:r>
          </w:p>
          <w:p w14:paraId="1997ACE1" w14:textId="77777777" w:rsidR="002F02C0" w:rsidRDefault="00000000">
            <w:pPr>
              <w:rPr>
                <w:sz w:val="18"/>
                <w:szCs w:val="18"/>
              </w:rPr>
            </w:pPr>
            <w:r>
              <w:rPr>
                <w:sz w:val="18"/>
                <w:szCs w:val="18"/>
              </w:rPr>
              <w:t>Other</w:t>
            </w:r>
          </w:p>
          <w:p w14:paraId="6ACFE530" w14:textId="77777777" w:rsidR="002F02C0" w:rsidRDefault="00000000">
            <w:pPr>
              <w:rPr>
                <w:sz w:val="18"/>
                <w:szCs w:val="18"/>
              </w:rPr>
            </w:pPr>
            <w:r>
              <w:rPr>
                <w:sz w:val="18"/>
                <w:szCs w:val="18"/>
              </w:rPr>
              <w:t>Unknown</w:t>
            </w:r>
          </w:p>
        </w:tc>
        <w:tc>
          <w:tcPr>
            <w:tcW w:w="4425" w:type="dxa"/>
            <w:tcBorders>
              <w:bottom w:val="single" w:sz="8" w:space="0" w:color="000000"/>
              <w:right w:val="single" w:sz="8" w:space="0" w:color="000000"/>
            </w:tcBorders>
            <w:tcMar>
              <w:top w:w="0" w:type="dxa"/>
              <w:left w:w="100" w:type="dxa"/>
              <w:bottom w:w="0" w:type="dxa"/>
              <w:right w:w="100" w:type="dxa"/>
            </w:tcMar>
          </w:tcPr>
          <w:p w14:paraId="44985E25" w14:textId="77777777" w:rsidR="002F02C0" w:rsidRDefault="00000000">
            <w:pPr>
              <w:spacing w:line="240" w:lineRule="auto"/>
              <w:rPr>
                <w:sz w:val="18"/>
                <w:szCs w:val="18"/>
              </w:rPr>
            </w:pPr>
            <w:r>
              <w:rPr>
                <w:sz w:val="18"/>
                <w:szCs w:val="18"/>
              </w:rPr>
              <w:t xml:space="preserve">Primary care (clinical_events) and SUS: </w:t>
            </w:r>
          </w:p>
          <w:p w14:paraId="24608716" w14:textId="77777777" w:rsidR="002F02C0" w:rsidRDefault="00000000">
            <w:pPr>
              <w:spacing w:line="240" w:lineRule="auto"/>
              <w:rPr>
                <w:sz w:val="18"/>
                <w:szCs w:val="18"/>
              </w:rPr>
            </w:pPr>
            <w:hyperlink r:id="rId65">
              <w:r>
                <w:rPr>
                  <w:color w:val="1155CC"/>
                  <w:sz w:val="18"/>
                  <w:szCs w:val="18"/>
                  <w:u w:val="single"/>
                </w:rPr>
                <w:t>ethnicity_snomed</w:t>
              </w:r>
            </w:hyperlink>
          </w:p>
          <w:p w14:paraId="262B2212" w14:textId="77777777" w:rsidR="002F02C0" w:rsidRDefault="00000000">
            <w:pPr>
              <w:spacing w:line="240" w:lineRule="auto"/>
              <w:rPr>
                <w:sz w:val="18"/>
                <w:szCs w:val="18"/>
              </w:rPr>
            </w:pPr>
            <w:r>
              <w:rPr>
                <w:sz w:val="18"/>
                <w:szCs w:val="18"/>
              </w:rPr>
              <w:t xml:space="preserve"> </w:t>
            </w:r>
          </w:p>
        </w:tc>
        <w:tc>
          <w:tcPr>
            <w:tcW w:w="4470" w:type="dxa"/>
            <w:tcBorders>
              <w:bottom w:val="single" w:sz="8" w:space="0" w:color="000000"/>
              <w:right w:val="single" w:sz="8" w:space="0" w:color="000000"/>
            </w:tcBorders>
            <w:tcMar>
              <w:top w:w="0" w:type="dxa"/>
              <w:left w:w="100" w:type="dxa"/>
              <w:bottom w:w="0" w:type="dxa"/>
              <w:right w:w="100" w:type="dxa"/>
            </w:tcMar>
          </w:tcPr>
          <w:p w14:paraId="5FC6E687" w14:textId="77777777" w:rsidR="002F02C0" w:rsidRDefault="00000000">
            <w:pPr>
              <w:spacing w:line="240" w:lineRule="auto"/>
              <w:rPr>
                <w:sz w:val="18"/>
                <w:szCs w:val="18"/>
              </w:rPr>
            </w:pPr>
            <w:r>
              <w:rPr>
                <w:sz w:val="18"/>
                <w:szCs w:val="18"/>
              </w:rPr>
              <w:t xml:space="preserve">Additionally included ethnicity_from_sus; codelist for primary care (snomed), based on recent publication: </w:t>
            </w:r>
            <w:hyperlink r:id="rId66">
              <w:r>
                <w:rPr>
                  <w:color w:val="1155CC"/>
                  <w:sz w:val="18"/>
                  <w:szCs w:val="18"/>
                  <w:u w:val="single"/>
                </w:rPr>
                <w:t>https://pmc.ncbi.nlm.nih.gov/articles/PMC11234682/</w:t>
              </w:r>
            </w:hyperlink>
          </w:p>
          <w:p w14:paraId="6C86A8A6" w14:textId="77777777" w:rsidR="002F02C0" w:rsidRDefault="00000000">
            <w:pPr>
              <w:spacing w:line="240" w:lineRule="auto"/>
              <w:rPr>
                <w:ins w:id="217" w:author="Alain A" w:date="2025-12-16T11:49:00Z"/>
                <w:sz w:val="18"/>
                <w:szCs w:val="18"/>
              </w:rPr>
            </w:pPr>
            <w:r>
              <w:rPr>
                <w:sz w:val="18"/>
                <w:szCs w:val="18"/>
              </w:rPr>
              <w:t>Based on entire EHR</w:t>
            </w:r>
          </w:p>
          <w:p w14:paraId="0500DFD2" w14:textId="77777777" w:rsidR="002F02C0" w:rsidRDefault="002F02C0">
            <w:pPr>
              <w:spacing w:line="240" w:lineRule="auto"/>
              <w:rPr>
                <w:ins w:id="218" w:author="Alain A" w:date="2025-12-16T11:49:00Z"/>
                <w:sz w:val="18"/>
                <w:szCs w:val="18"/>
              </w:rPr>
            </w:pPr>
          </w:p>
          <w:p w14:paraId="0D9723FB" w14:textId="77777777" w:rsidR="002F02C0" w:rsidRDefault="00000000" w:rsidP="002F02C0">
            <w:pPr>
              <w:rPr>
                <w:sz w:val="18"/>
                <w:szCs w:val="18"/>
              </w:rPr>
              <w:pPrChange w:id="219" w:author="Alain A" w:date="2025-12-16T11:49:00Z">
                <w:pPr>
                  <w:spacing w:line="240" w:lineRule="auto"/>
                </w:pPr>
              </w:pPrChange>
            </w:pPr>
            <w:ins w:id="220" w:author="Alain A" w:date="2025-12-16T11:49:00Z">
              <w:r>
                <w:rPr>
                  <w:sz w:val="18"/>
                  <w:szCs w:val="18"/>
                </w:rPr>
                <w:t>Mixed, Other and Unknown was later collapsed</w:t>
              </w:r>
            </w:ins>
          </w:p>
        </w:tc>
      </w:tr>
      <w:tr w:rsidR="002F02C0" w14:paraId="6EF68516" w14:textId="77777777">
        <w:trPr>
          <w:trHeight w:val="1094"/>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FAF6882" w14:textId="77777777" w:rsidR="002F02C0" w:rsidRDefault="00000000">
            <w:pPr>
              <w:spacing w:line="240" w:lineRule="auto"/>
              <w:rPr>
                <w:sz w:val="18"/>
                <w:szCs w:val="18"/>
              </w:rPr>
            </w:pPr>
            <w:r>
              <w:rPr>
                <w:sz w:val="18"/>
                <w:szCs w:val="18"/>
              </w:rPr>
              <w:t>Index of Multiple Deprivation,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49284F" w14:textId="77777777" w:rsidR="002F02C0" w:rsidRDefault="00000000">
            <w:pPr>
              <w:spacing w:line="240" w:lineRule="auto"/>
              <w:rPr>
                <w:sz w:val="18"/>
                <w:szCs w:val="18"/>
              </w:rPr>
            </w:pPr>
            <w:r>
              <w:rPr>
                <w:sz w:val="18"/>
                <w:szCs w:val="18"/>
              </w:rPr>
              <w:t>cov_cat_deprivation_5</w:t>
            </w:r>
          </w:p>
        </w:tc>
        <w:tc>
          <w:tcPr>
            <w:tcW w:w="720" w:type="dxa"/>
            <w:tcBorders>
              <w:bottom w:val="single" w:sz="8" w:space="0" w:color="000000"/>
              <w:right w:val="single" w:sz="8" w:space="0" w:color="000000"/>
            </w:tcBorders>
            <w:tcMar>
              <w:top w:w="0" w:type="dxa"/>
              <w:left w:w="100" w:type="dxa"/>
              <w:bottom w:w="0" w:type="dxa"/>
              <w:right w:w="100" w:type="dxa"/>
            </w:tcMar>
          </w:tcPr>
          <w:p w14:paraId="6C9C1372"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3AA2F7D2" w14:textId="77777777" w:rsidR="002F02C0" w:rsidRDefault="00000000">
            <w:pPr>
              <w:spacing w:line="240" w:lineRule="auto"/>
              <w:rPr>
                <w:sz w:val="18"/>
                <w:szCs w:val="18"/>
              </w:rPr>
            </w:pPr>
            <w:r>
              <w:rPr>
                <w:sz w:val="18"/>
                <w:szCs w:val="18"/>
              </w:rPr>
              <w:t>5 categories: 1 (most deprived) - 5 (least deprived)</w:t>
            </w:r>
          </w:p>
          <w:p w14:paraId="190A136D" w14:textId="77777777" w:rsidR="002F02C0" w:rsidRDefault="002F02C0">
            <w:pPr>
              <w:spacing w:line="240" w:lineRule="auto"/>
              <w:rPr>
                <w:sz w:val="18"/>
                <w:szCs w:val="18"/>
              </w:rPr>
            </w:pPr>
          </w:p>
        </w:tc>
        <w:tc>
          <w:tcPr>
            <w:tcW w:w="4425" w:type="dxa"/>
            <w:tcBorders>
              <w:bottom w:val="single" w:sz="8" w:space="0" w:color="000000"/>
              <w:right w:val="single" w:sz="8" w:space="0" w:color="000000"/>
            </w:tcBorders>
            <w:tcMar>
              <w:top w:w="0" w:type="dxa"/>
              <w:left w:w="100" w:type="dxa"/>
              <w:bottom w:w="0" w:type="dxa"/>
              <w:right w:w="100" w:type="dxa"/>
            </w:tcMar>
          </w:tcPr>
          <w:p w14:paraId="3297F1CC" w14:textId="77777777" w:rsidR="002F02C0" w:rsidRDefault="00000000">
            <w:pPr>
              <w:spacing w:line="240" w:lineRule="auto"/>
              <w:rPr>
                <w:sz w:val="18"/>
                <w:szCs w:val="18"/>
              </w:rPr>
            </w:pPr>
            <w:r>
              <w:rPr>
                <w:sz w:val="18"/>
                <w:szCs w:val="18"/>
              </w:rPr>
              <w:t>Primary care (addresses)</w:t>
            </w:r>
          </w:p>
        </w:tc>
        <w:tc>
          <w:tcPr>
            <w:tcW w:w="4470" w:type="dxa"/>
            <w:tcBorders>
              <w:bottom w:val="single" w:sz="8" w:space="0" w:color="000000"/>
              <w:right w:val="single" w:sz="8" w:space="0" w:color="000000"/>
            </w:tcBorders>
            <w:tcMar>
              <w:top w:w="0" w:type="dxa"/>
              <w:left w:w="100" w:type="dxa"/>
              <w:bottom w:w="0" w:type="dxa"/>
              <w:right w:w="100" w:type="dxa"/>
            </w:tcMar>
          </w:tcPr>
          <w:p w14:paraId="0A23F79A" w14:textId="77777777" w:rsidR="002F02C0" w:rsidRDefault="00000000">
            <w:pPr>
              <w:rPr>
                <w:sz w:val="18"/>
                <w:szCs w:val="18"/>
              </w:rPr>
            </w:pPr>
            <w:r>
              <w:rPr>
                <w:sz w:val="18"/>
                <w:szCs w:val="18"/>
              </w:rPr>
              <w:t xml:space="preserve">Based on the Index of Multiple Deprivation score: </w:t>
            </w:r>
            <w:hyperlink r:id="rId67" w:anchor="cohortextractor.patients.address_as_of">
              <w:r>
                <w:rPr>
                  <w:color w:val="1155CC"/>
                  <w:sz w:val="18"/>
                  <w:szCs w:val="18"/>
                  <w:u w:val="single"/>
                </w:rPr>
                <w:t>https://docs.opensafely.org/legacy/study-def-variables/#cohortextractor.patients.address_as_of</w:t>
              </w:r>
            </w:hyperlink>
          </w:p>
          <w:p w14:paraId="20DE9647" w14:textId="77777777" w:rsidR="002F02C0" w:rsidRDefault="00000000">
            <w:pPr>
              <w:spacing w:line="240" w:lineRule="auto"/>
              <w:rPr>
                <w:sz w:val="18"/>
                <w:szCs w:val="18"/>
              </w:rPr>
            </w:pPr>
            <w:r>
              <w:rPr>
                <w:sz w:val="18"/>
                <w:szCs w:val="18"/>
              </w:rPr>
              <w:t>Baseline: pandemicstart_date for Target Trial 1 (SeqTrial) and elig_date_t2dm for Target Trial 2 (modified Landmark)</w:t>
            </w:r>
          </w:p>
          <w:p w14:paraId="1637F8A3" w14:textId="77777777" w:rsidR="002F02C0" w:rsidRDefault="00000000">
            <w:pPr>
              <w:rPr>
                <w:sz w:val="18"/>
                <w:szCs w:val="18"/>
              </w:rPr>
            </w:pPr>
            <w:hyperlink r:id="rId68">
              <w:r>
                <w:rPr>
                  <w:color w:val="1155CC"/>
                  <w:sz w:val="18"/>
                  <w:szCs w:val="18"/>
                  <w:u w:val="single"/>
                </w:rPr>
                <w:t>https://data.cdrc.ac.uk/dataset/index-multiple-deprivation-imd</w:t>
              </w:r>
            </w:hyperlink>
          </w:p>
          <w:p w14:paraId="7C4A4CB1" w14:textId="77777777" w:rsidR="002F02C0" w:rsidRDefault="00000000">
            <w:pPr>
              <w:spacing w:line="240" w:lineRule="auto"/>
              <w:rPr>
                <w:sz w:val="18"/>
                <w:szCs w:val="18"/>
              </w:rPr>
            </w:pPr>
            <w:r>
              <w:rPr>
                <w:sz w:val="18"/>
                <w:szCs w:val="18"/>
              </w:rPr>
              <w:t>The IMD combines multiple aspects of deprivation into an overall score. These aspects include:</w:t>
            </w:r>
          </w:p>
          <w:p w14:paraId="496D2D71" w14:textId="77777777" w:rsidR="002F02C0" w:rsidRDefault="00000000">
            <w:pPr>
              <w:numPr>
                <w:ilvl w:val="0"/>
                <w:numId w:val="13"/>
              </w:numPr>
              <w:spacing w:line="240" w:lineRule="auto"/>
              <w:rPr>
                <w:sz w:val="18"/>
                <w:szCs w:val="18"/>
              </w:rPr>
            </w:pPr>
            <w:r>
              <w:rPr>
                <w:sz w:val="18"/>
                <w:szCs w:val="18"/>
              </w:rPr>
              <w:t xml:space="preserve">Household overcrowding </w:t>
            </w:r>
          </w:p>
          <w:p w14:paraId="7C752DBA" w14:textId="77777777" w:rsidR="002F02C0" w:rsidRDefault="00000000">
            <w:pPr>
              <w:numPr>
                <w:ilvl w:val="0"/>
                <w:numId w:val="13"/>
              </w:numPr>
              <w:spacing w:line="240" w:lineRule="auto"/>
              <w:rPr>
                <w:sz w:val="18"/>
                <w:szCs w:val="18"/>
              </w:rPr>
            </w:pPr>
            <w:r>
              <w:rPr>
                <w:sz w:val="18"/>
                <w:szCs w:val="18"/>
              </w:rPr>
              <w:t xml:space="preserve">Homelessness </w:t>
            </w:r>
          </w:p>
          <w:p w14:paraId="36682511" w14:textId="77777777" w:rsidR="002F02C0" w:rsidRDefault="00000000">
            <w:pPr>
              <w:numPr>
                <w:ilvl w:val="0"/>
                <w:numId w:val="13"/>
              </w:numPr>
              <w:spacing w:line="240" w:lineRule="auto"/>
              <w:rPr>
                <w:sz w:val="18"/>
                <w:szCs w:val="18"/>
              </w:rPr>
            </w:pPr>
            <w:r>
              <w:rPr>
                <w:sz w:val="18"/>
                <w:szCs w:val="18"/>
              </w:rPr>
              <w:t xml:space="preserve">Housing affordability </w:t>
            </w:r>
          </w:p>
          <w:p w14:paraId="5462D79D" w14:textId="77777777" w:rsidR="002F02C0" w:rsidRDefault="00000000">
            <w:pPr>
              <w:numPr>
                <w:ilvl w:val="0"/>
                <w:numId w:val="13"/>
              </w:numPr>
              <w:spacing w:line="240" w:lineRule="auto"/>
              <w:rPr>
                <w:sz w:val="18"/>
                <w:szCs w:val="18"/>
              </w:rPr>
            </w:pPr>
            <w:r>
              <w:rPr>
                <w:sz w:val="18"/>
                <w:szCs w:val="18"/>
              </w:rPr>
              <w:t>Distance to key amenities like schools, supermarkets, and GP surgeries</w:t>
            </w:r>
          </w:p>
        </w:tc>
      </w:tr>
      <w:tr w:rsidR="002F02C0" w14:paraId="2D3A55CD"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5CA225" w14:textId="77777777" w:rsidR="002F02C0" w:rsidRDefault="00000000">
            <w:pPr>
              <w:rPr>
                <w:sz w:val="18"/>
                <w:szCs w:val="18"/>
              </w:rPr>
            </w:pPr>
            <w:r>
              <w:rPr>
                <w:sz w:val="18"/>
                <w:szCs w:val="18"/>
              </w:rPr>
              <w:t>Region,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C51060" w14:textId="77777777" w:rsidR="002F02C0" w:rsidRDefault="00000000">
            <w:pPr>
              <w:spacing w:line="240" w:lineRule="auto"/>
              <w:rPr>
                <w:sz w:val="18"/>
                <w:szCs w:val="18"/>
              </w:rPr>
            </w:pPr>
            <w:r>
              <w:rPr>
                <w:sz w:val="18"/>
                <w:szCs w:val="18"/>
              </w:rPr>
              <w:t>strat_cat_region</w:t>
            </w:r>
          </w:p>
        </w:tc>
        <w:tc>
          <w:tcPr>
            <w:tcW w:w="720" w:type="dxa"/>
            <w:tcBorders>
              <w:bottom w:val="single" w:sz="8" w:space="0" w:color="000000"/>
              <w:right w:val="single" w:sz="8" w:space="0" w:color="000000"/>
            </w:tcBorders>
            <w:tcMar>
              <w:top w:w="0" w:type="dxa"/>
              <w:left w:w="100" w:type="dxa"/>
              <w:bottom w:w="0" w:type="dxa"/>
              <w:right w:w="100" w:type="dxa"/>
            </w:tcMar>
          </w:tcPr>
          <w:p w14:paraId="41120FCA"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6CF48BDA" w14:textId="77777777" w:rsidR="002F02C0" w:rsidRDefault="00000000">
            <w:pPr>
              <w:rPr>
                <w:sz w:val="18"/>
                <w:szCs w:val="18"/>
              </w:rPr>
            </w:pPr>
            <w:r>
              <w:rPr>
                <w:sz w:val="18"/>
                <w:szCs w:val="18"/>
              </w:rPr>
              <w:t>East</w:t>
            </w:r>
          </w:p>
          <w:p w14:paraId="7CA6115E" w14:textId="77777777" w:rsidR="002F02C0" w:rsidRDefault="00000000">
            <w:pPr>
              <w:rPr>
                <w:sz w:val="18"/>
                <w:szCs w:val="18"/>
              </w:rPr>
            </w:pPr>
            <w:r>
              <w:rPr>
                <w:sz w:val="18"/>
                <w:szCs w:val="18"/>
              </w:rPr>
              <w:t>London</w:t>
            </w:r>
          </w:p>
          <w:p w14:paraId="09F54800" w14:textId="77777777" w:rsidR="002F02C0" w:rsidRDefault="00000000">
            <w:pPr>
              <w:rPr>
                <w:sz w:val="18"/>
                <w:szCs w:val="18"/>
              </w:rPr>
            </w:pPr>
            <w:r>
              <w:rPr>
                <w:sz w:val="18"/>
                <w:szCs w:val="18"/>
              </w:rPr>
              <w:t>Midlands</w:t>
            </w:r>
          </w:p>
          <w:p w14:paraId="21D7DD6D" w14:textId="77777777" w:rsidR="002F02C0" w:rsidRDefault="00000000">
            <w:pPr>
              <w:rPr>
                <w:sz w:val="18"/>
                <w:szCs w:val="18"/>
              </w:rPr>
            </w:pPr>
            <w:r>
              <w:rPr>
                <w:sz w:val="18"/>
                <w:szCs w:val="18"/>
              </w:rPr>
              <w:t>North East and Yorkshire</w:t>
            </w:r>
          </w:p>
          <w:p w14:paraId="715665A1" w14:textId="77777777" w:rsidR="002F02C0" w:rsidRDefault="00000000">
            <w:pPr>
              <w:rPr>
                <w:sz w:val="18"/>
                <w:szCs w:val="18"/>
              </w:rPr>
            </w:pPr>
            <w:r>
              <w:rPr>
                <w:sz w:val="18"/>
                <w:szCs w:val="18"/>
              </w:rPr>
              <w:t>North West</w:t>
            </w:r>
          </w:p>
          <w:p w14:paraId="1A85B2D3" w14:textId="77777777" w:rsidR="002F02C0" w:rsidRDefault="00000000">
            <w:pPr>
              <w:rPr>
                <w:sz w:val="18"/>
                <w:szCs w:val="18"/>
              </w:rPr>
            </w:pPr>
            <w:r>
              <w:rPr>
                <w:sz w:val="18"/>
                <w:szCs w:val="18"/>
              </w:rPr>
              <w:t>South East</w:t>
            </w:r>
          </w:p>
          <w:p w14:paraId="1629FA55" w14:textId="77777777" w:rsidR="002F02C0" w:rsidRDefault="00000000">
            <w:pPr>
              <w:rPr>
                <w:sz w:val="18"/>
                <w:szCs w:val="18"/>
              </w:rPr>
            </w:pPr>
            <w:r>
              <w:rPr>
                <w:sz w:val="18"/>
                <w:szCs w:val="18"/>
              </w:rPr>
              <w:t>South West</w:t>
            </w:r>
          </w:p>
        </w:tc>
        <w:tc>
          <w:tcPr>
            <w:tcW w:w="4425" w:type="dxa"/>
            <w:tcBorders>
              <w:bottom w:val="single" w:sz="8" w:space="0" w:color="000000"/>
              <w:right w:val="single" w:sz="8" w:space="0" w:color="000000"/>
            </w:tcBorders>
            <w:tcMar>
              <w:top w:w="0" w:type="dxa"/>
              <w:left w:w="100" w:type="dxa"/>
              <w:bottom w:w="0" w:type="dxa"/>
              <w:right w:w="100" w:type="dxa"/>
            </w:tcMar>
          </w:tcPr>
          <w:p w14:paraId="637552C3" w14:textId="77777777" w:rsidR="002F02C0" w:rsidRDefault="00000000">
            <w:pPr>
              <w:spacing w:line="240" w:lineRule="auto"/>
              <w:rPr>
                <w:sz w:val="18"/>
                <w:szCs w:val="18"/>
              </w:rPr>
            </w:pPr>
            <w:r>
              <w:rPr>
                <w:sz w:val="18"/>
                <w:szCs w:val="18"/>
              </w:rPr>
              <w:t>Primary care (practice_registrations)</w:t>
            </w:r>
          </w:p>
        </w:tc>
        <w:tc>
          <w:tcPr>
            <w:tcW w:w="4470" w:type="dxa"/>
            <w:tcBorders>
              <w:bottom w:val="single" w:sz="8" w:space="0" w:color="000000"/>
              <w:right w:val="single" w:sz="8" w:space="0" w:color="000000"/>
            </w:tcBorders>
            <w:tcMar>
              <w:top w:w="0" w:type="dxa"/>
              <w:left w:w="100" w:type="dxa"/>
              <w:bottom w:w="0" w:type="dxa"/>
              <w:right w:w="100" w:type="dxa"/>
            </w:tcMar>
          </w:tcPr>
          <w:p w14:paraId="26F4F269" w14:textId="77777777" w:rsidR="002F02C0" w:rsidRDefault="00000000">
            <w:pPr>
              <w:rPr>
                <w:sz w:val="18"/>
                <w:szCs w:val="18"/>
              </w:rPr>
            </w:pPr>
            <w:r>
              <w:rPr>
                <w:sz w:val="18"/>
                <w:szCs w:val="18"/>
              </w:rPr>
              <w:t xml:space="preserve">Based on the Sustainable and Transformation Partnerships (STP) names and codes: </w:t>
            </w:r>
            <w:hyperlink r:id="rId69">
              <w:r>
                <w:rPr>
                  <w:color w:val="1155CC"/>
                  <w:sz w:val="18"/>
                  <w:szCs w:val="18"/>
                  <w:u w:val="single"/>
                </w:rPr>
                <w:t>https://geoportal.statistics.gov.uk/documents/bec635f6c83e4582bcf76ce02c2be840/about</w:t>
              </w:r>
            </w:hyperlink>
          </w:p>
          <w:p w14:paraId="1E046B61" w14:textId="77777777" w:rsidR="002F02C0" w:rsidRDefault="00000000">
            <w:pPr>
              <w:rPr>
                <w:sz w:val="18"/>
                <w:szCs w:val="18"/>
              </w:rPr>
            </w:pPr>
            <w:hyperlink r:id="rId70" w:anchor="cohortextractor.patients.registered_practice_as_of">
              <w:r>
                <w:rPr>
                  <w:color w:val="1155CC"/>
                  <w:sz w:val="18"/>
                  <w:szCs w:val="18"/>
                  <w:u w:val="single"/>
                </w:rPr>
                <w:t>https://docs.opensafely.org/legacy/study-def-variables/#cohortextractor.patients.registered_practice_as_of</w:t>
              </w:r>
            </w:hyperlink>
          </w:p>
          <w:p w14:paraId="2A983BC9" w14:textId="77777777" w:rsidR="002F02C0" w:rsidRDefault="00000000">
            <w:pPr>
              <w:spacing w:line="240" w:lineRule="auto"/>
              <w:rPr>
                <w:sz w:val="18"/>
                <w:szCs w:val="18"/>
              </w:rPr>
            </w:pPr>
            <w:r>
              <w:rPr>
                <w:sz w:val="18"/>
                <w:szCs w:val="18"/>
              </w:rPr>
              <w:t>Baseline: elig_date_t2dm</w:t>
            </w:r>
          </w:p>
        </w:tc>
      </w:tr>
      <w:tr w:rsidR="002F02C0" w14:paraId="3D82D952"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FA73C3" w14:textId="77777777" w:rsidR="002F02C0" w:rsidRDefault="00000000">
            <w:pPr>
              <w:rPr>
                <w:sz w:val="18"/>
                <w:szCs w:val="18"/>
              </w:rPr>
            </w:pPr>
            <w:r>
              <w:rPr>
                <w:sz w:val="18"/>
                <w:szCs w:val="18"/>
              </w:rPr>
              <w:t>Rural/urban classification,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37D4F5" w14:textId="77777777" w:rsidR="002F02C0" w:rsidRDefault="00000000">
            <w:pPr>
              <w:spacing w:line="240" w:lineRule="auto"/>
              <w:rPr>
                <w:sz w:val="18"/>
                <w:szCs w:val="18"/>
              </w:rPr>
            </w:pPr>
            <w:r>
              <w:rPr>
                <w:sz w:val="18"/>
                <w:szCs w:val="18"/>
              </w:rPr>
              <w:t>cov_cat_rural_urban</w:t>
            </w:r>
          </w:p>
        </w:tc>
        <w:tc>
          <w:tcPr>
            <w:tcW w:w="720" w:type="dxa"/>
            <w:tcBorders>
              <w:bottom w:val="single" w:sz="8" w:space="0" w:color="000000"/>
              <w:right w:val="single" w:sz="8" w:space="0" w:color="000000"/>
            </w:tcBorders>
            <w:tcMar>
              <w:top w:w="0" w:type="dxa"/>
              <w:left w:w="100" w:type="dxa"/>
              <w:bottom w:w="0" w:type="dxa"/>
              <w:right w:w="100" w:type="dxa"/>
            </w:tcMar>
          </w:tcPr>
          <w:p w14:paraId="28F1A208"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58E1DD74" w14:textId="77777777" w:rsidR="002F02C0" w:rsidRDefault="00000000">
            <w:pPr>
              <w:rPr>
                <w:sz w:val="18"/>
                <w:szCs w:val="18"/>
              </w:rPr>
            </w:pPr>
            <w:r>
              <w:rPr>
                <w:sz w:val="18"/>
                <w:szCs w:val="18"/>
              </w:rPr>
              <w:t>Urban conurbation</w:t>
            </w:r>
          </w:p>
          <w:p w14:paraId="6BF98F18" w14:textId="77777777" w:rsidR="002F02C0" w:rsidRDefault="00000000">
            <w:pPr>
              <w:rPr>
                <w:sz w:val="18"/>
                <w:szCs w:val="18"/>
              </w:rPr>
            </w:pPr>
            <w:r>
              <w:rPr>
                <w:sz w:val="18"/>
                <w:szCs w:val="18"/>
              </w:rPr>
              <w:t>Urban city or town</w:t>
            </w:r>
          </w:p>
          <w:p w14:paraId="5FF37165" w14:textId="77777777" w:rsidR="002F02C0" w:rsidRDefault="00000000">
            <w:pPr>
              <w:rPr>
                <w:sz w:val="18"/>
                <w:szCs w:val="18"/>
              </w:rPr>
            </w:pPr>
            <w:r>
              <w:rPr>
                <w:sz w:val="18"/>
                <w:szCs w:val="18"/>
              </w:rPr>
              <w:t>Rural town or village</w:t>
            </w:r>
          </w:p>
        </w:tc>
        <w:tc>
          <w:tcPr>
            <w:tcW w:w="4425" w:type="dxa"/>
            <w:tcBorders>
              <w:bottom w:val="single" w:sz="8" w:space="0" w:color="000000"/>
              <w:right w:val="single" w:sz="8" w:space="0" w:color="000000"/>
            </w:tcBorders>
            <w:tcMar>
              <w:top w:w="0" w:type="dxa"/>
              <w:left w:w="100" w:type="dxa"/>
              <w:bottom w:w="0" w:type="dxa"/>
              <w:right w:w="100" w:type="dxa"/>
            </w:tcMar>
          </w:tcPr>
          <w:p w14:paraId="19521C44" w14:textId="77777777" w:rsidR="002F02C0" w:rsidRDefault="00000000">
            <w:pPr>
              <w:spacing w:line="240" w:lineRule="auto"/>
              <w:rPr>
                <w:sz w:val="18"/>
                <w:szCs w:val="18"/>
              </w:rPr>
            </w:pPr>
            <w:r>
              <w:rPr>
                <w:sz w:val="18"/>
                <w:szCs w:val="18"/>
              </w:rPr>
              <w:t>Primary care (addresses)</w:t>
            </w:r>
          </w:p>
        </w:tc>
        <w:tc>
          <w:tcPr>
            <w:tcW w:w="4470" w:type="dxa"/>
            <w:tcBorders>
              <w:bottom w:val="single" w:sz="8" w:space="0" w:color="000000"/>
              <w:right w:val="single" w:sz="8" w:space="0" w:color="000000"/>
            </w:tcBorders>
            <w:tcMar>
              <w:top w:w="0" w:type="dxa"/>
              <w:left w:w="100" w:type="dxa"/>
              <w:bottom w:w="0" w:type="dxa"/>
              <w:right w:w="100" w:type="dxa"/>
            </w:tcMar>
          </w:tcPr>
          <w:p w14:paraId="7E1317BE" w14:textId="77777777" w:rsidR="002F02C0" w:rsidRDefault="00000000">
            <w:pPr>
              <w:spacing w:line="240" w:lineRule="auto"/>
              <w:rPr>
                <w:sz w:val="18"/>
                <w:szCs w:val="18"/>
              </w:rPr>
            </w:pPr>
            <w:r>
              <w:rPr>
                <w:sz w:val="18"/>
                <w:szCs w:val="18"/>
              </w:rPr>
              <w:t>Baseline: elig_date_t2dm</w:t>
            </w:r>
          </w:p>
        </w:tc>
      </w:tr>
      <w:tr w:rsidR="002F02C0" w14:paraId="6A9049D3"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D7FE05" w14:textId="77777777" w:rsidR="002F02C0" w:rsidRDefault="00000000">
            <w:pPr>
              <w:spacing w:line="240" w:lineRule="auto"/>
              <w:rPr>
                <w:sz w:val="18"/>
                <w:szCs w:val="18"/>
              </w:rPr>
            </w:pPr>
            <w:r>
              <w:rPr>
                <w:sz w:val="18"/>
                <w:szCs w:val="18"/>
              </w:rPr>
              <w:lastRenderedPageBreak/>
              <w:t>Smoking status, on or before (most recent) baseline</w:t>
            </w:r>
          </w:p>
        </w:tc>
        <w:tc>
          <w:tcPr>
            <w:tcW w:w="1665" w:type="dxa"/>
            <w:tcBorders>
              <w:bottom w:val="single" w:sz="8" w:space="0" w:color="000000"/>
              <w:right w:val="single" w:sz="8" w:space="0" w:color="000000"/>
            </w:tcBorders>
            <w:tcMar>
              <w:top w:w="0" w:type="dxa"/>
              <w:left w:w="100" w:type="dxa"/>
              <w:bottom w:w="0" w:type="dxa"/>
              <w:right w:w="100" w:type="dxa"/>
            </w:tcMar>
          </w:tcPr>
          <w:p w14:paraId="7C3900D8" w14:textId="77777777" w:rsidR="002F02C0" w:rsidRDefault="00000000">
            <w:pPr>
              <w:spacing w:line="240" w:lineRule="auto"/>
              <w:rPr>
                <w:sz w:val="18"/>
                <w:szCs w:val="18"/>
              </w:rPr>
            </w:pPr>
            <w:r>
              <w:rPr>
                <w:sz w:val="18"/>
                <w:szCs w:val="18"/>
              </w:rPr>
              <w:t>cov_cat_smoking_status</w:t>
            </w:r>
          </w:p>
        </w:tc>
        <w:tc>
          <w:tcPr>
            <w:tcW w:w="720" w:type="dxa"/>
            <w:tcBorders>
              <w:bottom w:val="single" w:sz="8" w:space="0" w:color="000000"/>
              <w:right w:val="single" w:sz="8" w:space="0" w:color="000000"/>
            </w:tcBorders>
            <w:tcMar>
              <w:top w:w="0" w:type="dxa"/>
              <w:left w:w="100" w:type="dxa"/>
              <w:bottom w:w="0" w:type="dxa"/>
              <w:right w:w="100" w:type="dxa"/>
            </w:tcMar>
          </w:tcPr>
          <w:p w14:paraId="31E2686A" w14:textId="77777777" w:rsidR="002F02C0" w:rsidRDefault="00000000">
            <w:pPr>
              <w:spacing w:line="240" w:lineRule="auto"/>
              <w:rPr>
                <w:sz w:val="18"/>
                <w:szCs w:val="18"/>
              </w:rPr>
            </w:pPr>
            <w:r>
              <w:rPr>
                <w:sz w:val="18"/>
                <w:szCs w:val="18"/>
              </w:rPr>
              <w:t>Categorial</w:t>
            </w:r>
          </w:p>
        </w:tc>
        <w:tc>
          <w:tcPr>
            <w:tcW w:w="2220" w:type="dxa"/>
            <w:tcBorders>
              <w:bottom w:val="single" w:sz="8" w:space="0" w:color="000000"/>
              <w:right w:val="single" w:sz="8" w:space="0" w:color="000000"/>
            </w:tcBorders>
            <w:tcMar>
              <w:top w:w="0" w:type="dxa"/>
              <w:left w:w="100" w:type="dxa"/>
              <w:bottom w:w="0" w:type="dxa"/>
              <w:right w:w="100" w:type="dxa"/>
            </w:tcMar>
          </w:tcPr>
          <w:p w14:paraId="55CC6D6B" w14:textId="77777777" w:rsidR="002F02C0" w:rsidRDefault="00000000">
            <w:pPr>
              <w:spacing w:line="240" w:lineRule="auto"/>
              <w:rPr>
                <w:sz w:val="18"/>
                <w:szCs w:val="18"/>
              </w:rPr>
            </w:pPr>
            <w:r>
              <w:rPr>
                <w:sz w:val="18"/>
                <w:szCs w:val="18"/>
              </w:rPr>
              <w:t>Smoker</w:t>
            </w:r>
          </w:p>
          <w:p w14:paraId="1E8E8394" w14:textId="77777777" w:rsidR="002F02C0" w:rsidRDefault="00000000">
            <w:pPr>
              <w:spacing w:line="240" w:lineRule="auto"/>
              <w:rPr>
                <w:sz w:val="18"/>
                <w:szCs w:val="18"/>
              </w:rPr>
            </w:pPr>
            <w:r>
              <w:rPr>
                <w:sz w:val="18"/>
                <w:szCs w:val="18"/>
              </w:rPr>
              <w:t>Ever</w:t>
            </w:r>
          </w:p>
          <w:p w14:paraId="5C5A9935" w14:textId="77777777" w:rsidR="002F02C0" w:rsidRDefault="00000000">
            <w:pPr>
              <w:spacing w:line="240" w:lineRule="auto"/>
              <w:rPr>
                <w:sz w:val="18"/>
                <w:szCs w:val="18"/>
              </w:rPr>
            </w:pPr>
            <w:r>
              <w:rPr>
                <w:sz w:val="18"/>
                <w:szCs w:val="18"/>
              </w:rPr>
              <w:t>Never</w:t>
            </w:r>
          </w:p>
          <w:p w14:paraId="1AB47B4B" w14:textId="77777777" w:rsidR="002F02C0" w:rsidRDefault="00000000">
            <w:pPr>
              <w:spacing w:line="240" w:lineRule="auto"/>
              <w:rPr>
                <w:sz w:val="18"/>
                <w:szCs w:val="18"/>
              </w:rPr>
            </w:pPr>
            <w:r>
              <w:rPr>
                <w:sz w:val="18"/>
                <w:szCs w:val="18"/>
              </w:rPr>
              <w:t>Unknown/Missing</w:t>
            </w:r>
          </w:p>
        </w:tc>
        <w:tc>
          <w:tcPr>
            <w:tcW w:w="4425" w:type="dxa"/>
            <w:tcBorders>
              <w:bottom w:val="single" w:sz="8" w:space="0" w:color="000000"/>
              <w:right w:val="single" w:sz="8" w:space="0" w:color="000000"/>
            </w:tcBorders>
            <w:tcMar>
              <w:top w:w="0" w:type="dxa"/>
              <w:left w:w="100" w:type="dxa"/>
              <w:bottom w:w="0" w:type="dxa"/>
              <w:right w:w="100" w:type="dxa"/>
            </w:tcMar>
          </w:tcPr>
          <w:p w14:paraId="18EABB73" w14:textId="77777777" w:rsidR="002F02C0" w:rsidRDefault="00000000">
            <w:pPr>
              <w:spacing w:line="240" w:lineRule="auto"/>
              <w:rPr>
                <w:color w:val="212121"/>
                <w:sz w:val="18"/>
                <w:szCs w:val="18"/>
              </w:rPr>
            </w:pPr>
            <w:r>
              <w:rPr>
                <w:sz w:val="18"/>
                <w:szCs w:val="18"/>
              </w:rPr>
              <w:t xml:space="preserve">Primary care (clinical_events): A combination of </w:t>
            </w:r>
            <w:hyperlink r:id="rId71">
              <w:r>
                <w:rPr>
                  <w:color w:val="1155CC"/>
                  <w:sz w:val="18"/>
                  <w:szCs w:val="18"/>
                  <w:u w:val="single"/>
                </w:rPr>
                <w:t>Smoking_clear</w:t>
              </w:r>
            </w:hyperlink>
            <w:r>
              <w:rPr>
                <w:color w:val="CCCCCC"/>
                <w:sz w:val="18"/>
                <w:szCs w:val="18"/>
              </w:rPr>
              <w:t xml:space="preserve"> </w:t>
            </w:r>
            <w:r>
              <w:rPr>
                <w:sz w:val="18"/>
                <w:szCs w:val="18"/>
              </w:rPr>
              <w:t xml:space="preserve">&amp; </w:t>
            </w:r>
            <w:hyperlink r:id="rId72">
              <w:r>
                <w:rPr>
                  <w:color w:val="1155CC"/>
                  <w:sz w:val="18"/>
                  <w:szCs w:val="18"/>
                  <w:u w:val="single"/>
                </w:rPr>
                <w:t>Ever_smoking</w:t>
              </w:r>
            </w:hyperlink>
            <w:r>
              <w:rPr>
                <w:sz w:val="18"/>
                <w:szCs w:val="18"/>
              </w:rPr>
              <w:t xml:space="preserve"> </w:t>
            </w:r>
            <w:r>
              <w:rPr>
                <w:color w:val="212121"/>
                <w:sz w:val="18"/>
                <w:szCs w:val="18"/>
              </w:rPr>
              <w:t xml:space="preserve"> </w:t>
            </w:r>
          </w:p>
          <w:p w14:paraId="0025DE08" w14:textId="77777777" w:rsidR="002F02C0" w:rsidRDefault="002F02C0">
            <w:pPr>
              <w:spacing w:line="240" w:lineRule="auto"/>
              <w:rPr>
                <w:color w:val="CCCCCC"/>
                <w:sz w:val="18"/>
                <w:szCs w:val="18"/>
              </w:rPr>
            </w:pPr>
          </w:p>
        </w:tc>
        <w:tc>
          <w:tcPr>
            <w:tcW w:w="4470" w:type="dxa"/>
            <w:tcBorders>
              <w:bottom w:val="single" w:sz="8" w:space="0" w:color="000000"/>
              <w:right w:val="single" w:sz="8" w:space="0" w:color="000000"/>
            </w:tcBorders>
            <w:tcMar>
              <w:top w:w="0" w:type="dxa"/>
              <w:left w:w="100" w:type="dxa"/>
              <w:bottom w:w="0" w:type="dxa"/>
              <w:right w:w="100" w:type="dxa"/>
            </w:tcMar>
          </w:tcPr>
          <w:p w14:paraId="47C395AC" w14:textId="77777777" w:rsidR="002F02C0" w:rsidRDefault="00000000">
            <w:pPr>
              <w:spacing w:line="240" w:lineRule="auto"/>
              <w:rPr>
                <w:ins w:id="221" w:author="Alain A" w:date="2025-12-16T11:49:00Z"/>
                <w:sz w:val="18"/>
                <w:szCs w:val="18"/>
              </w:rPr>
            </w:pPr>
            <w:r>
              <w:rPr>
                <w:sz w:val="18"/>
                <w:szCs w:val="18"/>
              </w:rPr>
              <w:t>Baseline: elig_date_t2dm</w:t>
            </w:r>
          </w:p>
          <w:p w14:paraId="3551CD3D" w14:textId="77777777" w:rsidR="002F02C0" w:rsidRDefault="002F02C0">
            <w:pPr>
              <w:spacing w:line="240" w:lineRule="auto"/>
              <w:rPr>
                <w:ins w:id="222" w:author="Alain A" w:date="2025-12-16T11:49:00Z"/>
                <w:sz w:val="18"/>
                <w:szCs w:val="18"/>
              </w:rPr>
            </w:pPr>
          </w:p>
          <w:p w14:paraId="1E3B78A6" w14:textId="77777777" w:rsidR="002F02C0" w:rsidRDefault="00000000">
            <w:pPr>
              <w:spacing w:line="240" w:lineRule="auto"/>
              <w:rPr>
                <w:sz w:val="18"/>
                <w:szCs w:val="18"/>
              </w:rPr>
            </w:pPr>
            <w:ins w:id="223" w:author="Alain A" w:date="2025-12-16T11:49:00Z">
              <w:r>
                <w:rPr>
                  <w:sz w:val="18"/>
                  <w:szCs w:val="18"/>
                </w:rPr>
                <w:t>Unknown/Missing and Ever later collapsed</w:t>
              </w:r>
            </w:ins>
          </w:p>
        </w:tc>
      </w:tr>
      <w:tr w:rsidR="002F02C0" w14:paraId="31B30223"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6D1578" w14:textId="77777777" w:rsidR="002F02C0" w:rsidRDefault="00000000">
            <w:pPr>
              <w:spacing w:line="240" w:lineRule="auto"/>
              <w:rPr>
                <w:sz w:val="18"/>
                <w:szCs w:val="18"/>
                <w:u w:val="single"/>
              </w:rPr>
            </w:pPr>
            <w:r>
              <w:rPr>
                <w:sz w:val="18"/>
                <w:szCs w:val="18"/>
              </w:rPr>
              <w:t>Participant is a healthcare worker</w:t>
            </w:r>
          </w:p>
        </w:tc>
        <w:tc>
          <w:tcPr>
            <w:tcW w:w="1665" w:type="dxa"/>
            <w:tcBorders>
              <w:bottom w:val="single" w:sz="8" w:space="0" w:color="000000"/>
              <w:right w:val="single" w:sz="8" w:space="0" w:color="000000"/>
            </w:tcBorders>
            <w:tcMar>
              <w:top w:w="0" w:type="dxa"/>
              <w:left w:w="100" w:type="dxa"/>
              <w:bottom w:w="0" w:type="dxa"/>
              <w:right w:w="100" w:type="dxa"/>
            </w:tcMar>
          </w:tcPr>
          <w:p w14:paraId="3FDD7310" w14:textId="77777777" w:rsidR="002F02C0" w:rsidRDefault="00000000">
            <w:pPr>
              <w:spacing w:line="240" w:lineRule="auto"/>
              <w:rPr>
                <w:sz w:val="18"/>
                <w:szCs w:val="18"/>
              </w:rPr>
            </w:pPr>
            <w:r>
              <w:rPr>
                <w:sz w:val="18"/>
                <w:szCs w:val="18"/>
              </w:rPr>
              <w:t>cov_bin_healthcare_worker</w:t>
            </w:r>
          </w:p>
          <w:p w14:paraId="2D93F7D1"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2096DFF3" w14:textId="77777777" w:rsidR="002F02C0" w:rsidRDefault="00000000">
            <w:pPr>
              <w:spacing w:line="240" w:lineRule="auto"/>
              <w:rPr>
                <w:sz w:val="18"/>
                <w:szCs w:val="18"/>
              </w:rPr>
            </w:pPr>
            <w:r>
              <w:rPr>
                <w:sz w:val="18"/>
                <w:szCs w:val="18"/>
              </w:rPr>
              <w:t xml:space="preserve">Binary </w:t>
            </w:r>
          </w:p>
        </w:tc>
        <w:tc>
          <w:tcPr>
            <w:tcW w:w="2220" w:type="dxa"/>
            <w:tcBorders>
              <w:bottom w:val="single" w:sz="8" w:space="0" w:color="000000"/>
              <w:right w:val="single" w:sz="8" w:space="0" w:color="000000"/>
            </w:tcBorders>
            <w:tcMar>
              <w:top w:w="0" w:type="dxa"/>
              <w:left w:w="100" w:type="dxa"/>
              <w:bottom w:w="0" w:type="dxa"/>
              <w:right w:w="100" w:type="dxa"/>
            </w:tcMar>
          </w:tcPr>
          <w:p w14:paraId="571A2AA4" w14:textId="77777777" w:rsidR="002F02C0" w:rsidRDefault="00000000">
            <w:pPr>
              <w:spacing w:line="240" w:lineRule="auto"/>
              <w:rPr>
                <w:sz w:val="18"/>
                <w:szCs w:val="18"/>
              </w:rPr>
            </w:pPr>
            <w:r>
              <w:rPr>
                <w:sz w:val="18"/>
                <w:szCs w:val="18"/>
              </w:rPr>
              <w:t xml:space="preserve">T, F </w:t>
            </w:r>
          </w:p>
        </w:tc>
        <w:tc>
          <w:tcPr>
            <w:tcW w:w="4425" w:type="dxa"/>
            <w:tcBorders>
              <w:bottom w:val="single" w:sz="8" w:space="0" w:color="000000"/>
              <w:right w:val="single" w:sz="8" w:space="0" w:color="000000"/>
            </w:tcBorders>
            <w:tcMar>
              <w:top w:w="0" w:type="dxa"/>
              <w:left w:w="100" w:type="dxa"/>
              <w:bottom w:w="0" w:type="dxa"/>
              <w:right w:w="100" w:type="dxa"/>
            </w:tcMar>
          </w:tcPr>
          <w:p w14:paraId="21E2CCB7" w14:textId="77777777" w:rsidR="002F02C0" w:rsidRDefault="00000000">
            <w:pPr>
              <w:spacing w:line="240" w:lineRule="auto"/>
              <w:rPr>
                <w:sz w:val="18"/>
                <w:szCs w:val="18"/>
              </w:rPr>
            </w:pPr>
            <w:r>
              <w:rPr>
                <w:sz w:val="18"/>
                <w:szCs w:val="18"/>
              </w:rPr>
              <w:t xml:space="preserve">NHS England COVID-19 data store (see: </w:t>
            </w:r>
            <w:hyperlink r:id="rId73" w:anchor="cohortextractor.patients.with_healthcare_worker_flag_on_covid_vaccine_record">
              <w:r>
                <w:rPr>
                  <w:color w:val="1155CC"/>
                  <w:sz w:val="18"/>
                  <w:szCs w:val="18"/>
                  <w:u w:val="single"/>
                </w:rPr>
                <w:t>https://docs.opensafely.org/study-def-variables/#cohortextractor.patients.with_healthcare_worker_flag_on_covid_vaccine_record</w:t>
              </w:r>
            </w:hyperlink>
            <w:r>
              <w:rPr>
                <w:sz w:val="18"/>
                <w:szCs w:val="18"/>
              </w:rPr>
              <w:t xml:space="preserve">) </w:t>
            </w:r>
          </w:p>
        </w:tc>
        <w:tc>
          <w:tcPr>
            <w:tcW w:w="4470" w:type="dxa"/>
            <w:tcBorders>
              <w:bottom w:val="single" w:sz="8" w:space="0" w:color="000000"/>
              <w:right w:val="single" w:sz="8" w:space="0" w:color="000000"/>
            </w:tcBorders>
            <w:tcMar>
              <w:top w:w="0" w:type="dxa"/>
              <w:left w:w="100" w:type="dxa"/>
              <w:bottom w:w="0" w:type="dxa"/>
              <w:right w:w="100" w:type="dxa"/>
            </w:tcMar>
          </w:tcPr>
          <w:p w14:paraId="14D45AFB" w14:textId="77777777" w:rsidR="002F02C0" w:rsidRDefault="00000000">
            <w:pPr>
              <w:spacing w:line="240" w:lineRule="auto"/>
              <w:rPr>
                <w:sz w:val="18"/>
                <w:szCs w:val="18"/>
              </w:rPr>
            </w:pPr>
            <w:r>
              <w:rPr>
                <w:sz w:val="18"/>
                <w:szCs w:val="18"/>
              </w:rPr>
              <w:t>Based on vaccination data, connected to the day of receiving a vaccination =&gt; at date in the future, but still a good proxy to use, since this status is long-term</w:t>
            </w:r>
          </w:p>
        </w:tc>
      </w:tr>
      <w:tr w:rsidR="002F02C0" w14:paraId="7E1B61DD"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65BFF9" w14:textId="77777777" w:rsidR="002F02C0" w:rsidRDefault="00000000">
            <w:pPr>
              <w:spacing w:line="240" w:lineRule="auto"/>
              <w:rPr>
                <w:sz w:val="18"/>
                <w:szCs w:val="18"/>
                <w:u w:val="single"/>
              </w:rPr>
            </w:pPr>
            <w:r>
              <w:rPr>
                <w:sz w:val="18"/>
                <w:szCs w:val="18"/>
              </w:rPr>
              <w:t>Consultation rate, in year prior to</w:t>
            </w:r>
            <w:r>
              <w:rPr>
                <w:sz w:val="18"/>
                <w:szCs w:val="18"/>
                <w:u w:val="single"/>
              </w:rPr>
              <w:t xml:space="preserve"> </w:t>
            </w:r>
            <w:r>
              <w:rPr>
                <w:sz w:val="18"/>
                <w:szCs w:val="18"/>
              </w:rPr>
              <w:t>baseline</w:t>
            </w:r>
          </w:p>
        </w:tc>
        <w:tc>
          <w:tcPr>
            <w:tcW w:w="1665" w:type="dxa"/>
            <w:tcBorders>
              <w:bottom w:val="single" w:sz="8" w:space="0" w:color="000000"/>
              <w:right w:val="single" w:sz="8" w:space="0" w:color="000000"/>
            </w:tcBorders>
            <w:tcMar>
              <w:top w:w="0" w:type="dxa"/>
              <w:left w:w="100" w:type="dxa"/>
              <w:bottom w:w="0" w:type="dxa"/>
              <w:right w:w="100" w:type="dxa"/>
            </w:tcMar>
          </w:tcPr>
          <w:p w14:paraId="49828355" w14:textId="77777777" w:rsidR="002F02C0" w:rsidRDefault="00000000">
            <w:pPr>
              <w:spacing w:line="240" w:lineRule="auto"/>
              <w:rPr>
                <w:sz w:val="18"/>
                <w:szCs w:val="18"/>
              </w:rPr>
            </w:pPr>
            <w:r>
              <w:rPr>
                <w:sz w:val="18"/>
                <w:szCs w:val="18"/>
              </w:rPr>
              <w:t>cov_num_consrate</w:t>
            </w:r>
          </w:p>
          <w:p w14:paraId="2EF51F7C"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0CC59617"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100" w:type="dxa"/>
              <w:bottom w:w="0" w:type="dxa"/>
              <w:right w:w="100" w:type="dxa"/>
            </w:tcMar>
          </w:tcPr>
          <w:p w14:paraId="131BB31F" w14:textId="77777777" w:rsidR="002F02C0" w:rsidRDefault="00000000">
            <w:pPr>
              <w:spacing w:line="240" w:lineRule="auto"/>
              <w:rPr>
                <w:sz w:val="18"/>
                <w:szCs w:val="18"/>
              </w:rPr>
            </w:pPr>
            <w:r>
              <w:rPr>
                <w:sz w:val="18"/>
                <w:szCs w:val="18"/>
              </w:rPr>
              <w:t>Number of primary care contacts</w:t>
            </w:r>
          </w:p>
        </w:tc>
        <w:tc>
          <w:tcPr>
            <w:tcW w:w="4425" w:type="dxa"/>
            <w:tcBorders>
              <w:bottom w:val="single" w:sz="8" w:space="0" w:color="000000"/>
              <w:right w:val="single" w:sz="8" w:space="0" w:color="000000"/>
            </w:tcBorders>
            <w:tcMar>
              <w:top w:w="0" w:type="dxa"/>
              <w:left w:w="100" w:type="dxa"/>
              <w:bottom w:w="0" w:type="dxa"/>
              <w:right w:w="100" w:type="dxa"/>
            </w:tcMar>
          </w:tcPr>
          <w:p w14:paraId="28B359AC" w14:textId="77777777" w:rsidR="002F02C0" w:rsidRDefault="00000000">
            <w:pPr>
              <w:spacing w:line="240" w:lineRule="auto"/>
              <w:rPr>
                <w:sz w:val="18"/>
                <w:szCs w:val="18"/>
              </w:rPr>
            </w:pPr>
            <w:r>
              <w:rPr>
                <w:sz w:val="18"/>
                <w:szCs w:val="18"/>
              </w:rPr>
              <w:t>Primary care</w:t>
            </w:r>
          </w:p>
        </w:tc>
        <w:tc>
          <w:tcPr>
            <w:tcW w:w="4470" w:type="dxa"/>
            <w:tcBorders>
              <w:bottom w:val="single" w:sz="8" w:space="0" w:color="000000"/>
              <w:right w:val="single" w:sz="8" w:space="0" w:color="000000"/>
            </w:tcBorders>
            <w:tcMar>
              <w:top w:w="0" w:type="dxa"/>
              <w:left w:w="100" w:type="dxa"/>
              <w:bottom w:w="0" w:type="dxa"/>
              <w:right w:w="100" w:type="dxa"/>
            </w:tcMar>
          </w:tcPr>
          <w:p w14:paraId="0383D1D0" w14:textId="77777777" w:rsidR="002F02C0" w:rsidRDefault="00000000">
            <w:pPr>
              <w:spacing w:line="240" w:lineRule="auto"/>
              <w:rPr>
                <w:sz w:val="18"/>
                <w:szCs w:val="18"/>
              </w:rPr>
            </w:pPr>
            <w:r>
              <w:rPr>
                <w:sz w:val="18"/>
                <w:szCs w:val="18"/>
              </w:rPr>
              <w:t># QC: restrict to max 365 (average of one per day)</w:t>
            </w:r>
          </w:p>
          <w:p w14:paraId="7314C01F" w14:textId="77777777" w:rsidR="002F02C0" w:rsidRDefault="00000000">
            <w:pPr>
              <w:spacing w:line="240" w:lineRule="auto"/>
              <w:rPr>
                <w:sz w:val="18"/>
                <w:szCs w:val="18"/>
              </w:rPr>
            </w:pPr>
            <w:r>
              <w:rPr>
                <w:sz w:val="18"/>
                <w:szCs w:val="18"/>
              </w:rPr>
              <w:t>Baseline: elig_date_t2dm</w:t>
            </w:r>
          </w:p>
        </w:tc>
      </w:tr>
      <w:tr w:rsidR="002F02C0" w14:paraId="6BA0863B"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7B865E2E" w14:textId="77777777" w:rsidR="002F02C0" w:rsidRDefault="00000000">
            <w:pPr>
              <w:spacing w:line="240" w:lineRule="auto"/>
              <w:rPr>
                <w:sz w:val="18"/>
                <w:szCs w:val="18"/>
              </w:rPr>
            </w:pPr>
            <w:r>
              <w:rPr>
                <w:sz w:val="18"/>
                <w:szCs w:val="18"/>
              </w:rPr>
              <w:t xml:space="preserve">BMI value, on or before (most recent) baseline (max. 2 years back) </w:t>
            </w:r>
          </w:p>
          <w:p w14:paraId="6CD81780" w14:textId="77777777" w:rsidR="002F02C0" w:rsidRDefault="00000000">
            <w:pPr>
              <w:spacing w:line="240" w:lineRule="auto"/>
              <w:rPr>
                <w:sz w:val="18"/>
                <w:szCs w:val="18"/>
              </w:rPr>
            </w:pPr>
            <w:r>
              <w:rPr>
                <w:sz w:val="18"/>
                <w:szCs w:val="18"/>
              </w:rPr>
              <w:t xml:space="preserve"> </w:t>
            </w:r>
          </w:p>
        </w:tc>
        <w:tc>
          <w:tcPr>
            <w:tcW w:w="1665" w:type="dxa"/>
            <w:tcBorders>
              <w:bottom w:val="single" w:sz="8" w:space="0" w:color="000000"/>
              <w:right w:val="single" w:sz="8" w:space="0" w:color="000000"/>
            </w:tcBorders>
            <w:tcMar>
              <w:top w:w="0" w:type="dxa"/>
              <w:left w:w="0" w:type="dxa"/>
              <w:bottom w:w="0" w:type="dxa"/>
              <w:right w:w="0" w:type="dxa"/>
            </w:tcMar>
          </w:tcPr>
          <w:p w14:paraId="390A6F07" w14:textId="77777777" w:rsidR="002F02C0" w:rsidRDefault="00000000">
            <w:pPr>
              <w:spacing w:line="240" w:lineRule="auto"/>
              <w:rPr>
                <w:sz w:val="18"/>
                <w:szCs w:val="18"/>
              </w:rPr>
            </w:pPr>
            <w:r>
              <w:rPr>
                <w:sz w:val="18"/>
                <w:szCs w:val="18"/>
              </w:rPr>
              <w:t>cov_cat_bmi_groups;</w:t>
            </w:r>
          </w:p>
          <w:p w14:paraId="60523E2D" w14:textId="77777777" w:rsidR="002F02C0" w:rsidRDefault="002F02C0">
            <w:pPr>
              <w:spacing w:line="240" w:lineRule="auto"/>
              <w:rPr>
                <w:sz w:val="18"/>
                <w:szCs w:val="18"/>
              </w:rPr>
            </w:pPr>
          </w:p>
          <w:p w14:paraId="4E282DFF" w14:textId="77777777" w:rsidR="002F02C0" w:rsidRDefault="00000000">
            <w:pPr>
              <w:spacing w:line="240" w:lineRule="auto"/>
              <w:rPr>
                <w:sz w:val="18"/>
                <w:szCs w:val="18"/>
              </w:rPr>
            </w:pPr>
            <w:r>
              <w:rPr>
                <w:sz w:val="18"/>
                <w:szCs w:val="18"/>
              </w:rPr>
              <w:t>cov_num_bmi</w:t>
            </w:r>
          </w:p>
        </w:tc>
        <w:tc>
          <w:tcPr>
            <w:tcW w:w="720" w:type="dxa"/>
            <w:tcBorders>
              <w:bottom w:val="single" w:sz="8" w:space="0" w:color="000000"/>
              <w:right w:val="single" w:sz="8" w:space="0" w:color="000000"/>
            </w:tcBorders>
            <w:tcMar>
              <w:top w:w="0" w:type="dxa"/>
              <w:left w:w="0" w:type="dxa"/>
              <w:bottom w:w="0" w:type="dxa"/>
              <w:right w:w="0" w:type="dxa"/>
            </w:tcMar>
          </w:tcPr>
          <w:p w14:paraId="76796DD2" w14:textId="77777777" w:rsidR="002F02C0" w:rsidRDefault="00000000">
            <w:pPr>
              <w:spacing w:line="240" w:lineRule="auto"/>
              <w:rPr>
                <w:sz w:val="18"/>
                <w:szCs w:val="18"/>
              </w:rPr>
            </w:pPr>
            <w:r>
              <w:rPr>
                <w:sz w:val="18"/>
                <w:szCs w:val="18"/>
              </w:rPr>
              <w:t xml:space="preserve">Categorical; </w:t>
            </w:r>
          </w:p>
          <w:p w14:paraId="2B76F77E" w14:textId="77777777" w:rsidR="002F02C0" w:rsidRDefault="002F02C0">
            <w:pPr>
              <w:spacing w:line="240" w:lineRule="auto"/>
              <w:rPr>
                <w:sz w:val="18"/>
                <w:szCs w:val="18"/>
              </w:rPr>
            </w:pPr>
          </w:p>
          <w:p w14:paraId="0E016D53"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67CBC6BE" w14:textId="77777777" w:rsidR="002F02C0" w:rsidRDefault="00000000">
            <w:pPr>
              <w:spacing w:line="240" w:lineRule="auto"/>
              <w:rPr>
                <w:sz w:val="18"/>
                <w:szCs w:val="18"/>
              </w:rPr>
            </w:pPr>
            <w:r>
              <w:rPr>
                <w:sz w:val="18"/>
                <w:szCs w:val="18"/>
              </w:rPr>
              <w:t>&lt;</w:t>
            </w:r>
            <w:del w:id="224" w:author="Alain A" w:date="2025-12-16T11:51:00Z">
              <w:r>
                <w:rPr>
                  <w:sz w:val="18"/>
                  <w:szCs w:val="18"/>
                </w:rPr>
                <w:delText>18</w:delText>
              </w:r>
            </w:del>
            <w:ins w:id="225" w:author="Alain A" w:date="2025-12-16T11:51:00Z">
              <w:del w:id="226" w:author="Alain A" w:date="2025-12-16T11:51:00Z">
                <w:r>
                  <w:rPr>
                    <w:sz w:val="18"/>
                    <w:szCs w:val="18"/>
                  </w:rPr>
                  <w:delText xml:space="preserve"> or missing</w:delText>
                </w:r>
              </w:del>
            </w:ins>
            <w:del w:id="227" w:author="Alain A" w:date="2025-12-16T11:51:00Z">
              <w:r>
                <w:rPr>
                  <w:sz w:val="18"/>
                  <w:szCs w:val="18"/>
                </w:rPr>
                <w:delText>; 18-</w:delText>
              </w:r>
            </w:del>
            <w:r>
              <w:rPr>
                <w:sz w:val="18"/>
                <w:szCs w:val="18"/>
              </w:rPr>
              <w:t>24</w:t>
            </w:r>
            <w:ins w:id="228" w:author="Alain A" w:date="2025-12-16T11:51:00Z">
              <w:r>
                <w:rPr>
                  <w:sz w:val="18"/>
                  <w:szCs w:val="18"/>
                </w:rPr>
                <w:t xml:space="preserve"> or lower or missing</w:t>
              </w:r>
            </w:ins>
            <w:r>
              <w:rPr>
                <w:sz w:val="18"/>
                <w:szCs w:val="18"/>
              </w:rPr>
              <w:t>; 25-29; 30+</w:t>
            </w:r>
            <w:del w:id="229" w:author="Alain A" w:date="2025-12-16T11:51:00Z">
              <w:r>
                <w:rPr>
                  <w:sz w:val="18"/>
                  <w:szCs w:val="18"/>
                </w:rPr>
                <w:delText>; missing</w:delText>
              </w:r>
            </w:del>
          </w:p>
          <w:p w14:paraId="0F944CB4" w14:textId="77777777" w:rsidR="002F02C0" w:rsidRDefault="002F02C0">
            <w:pPr>
              <w:spacing w:line="240" w:lineRule="auto"/>
              <w:rPr>
                <w:sz w:val="18"/>
                <w:szCs w:val="18"/>
              </w:rPr>
            </w:pPr>
          </w:p>
          <w:p w14:paraId="474F5B86" w14:textId="77777777" w:rsidR="002F02C0" w:rsidRDefault="00000000">
            <w:pPr>
              <w:spacing w:line="240" w:lineRule="auto"/>
              <w:rPr>
                <w:sz w:val="18"/>
                <w:szCs w:val="18"/>
              </w:rPr>
            </w:pPr>
            <w:r>
              <w:rPr>
                <w:sz w:val="18"/>
                <w:szCs w:val="18"/>
              </w:rPr>
              <w:t>continuous</w:t>
            </w:r>
          </w:p>
        </w:tc>
        <w:tc>
          <w:tcPr>
            <w:tcW w:w="4425" w:type="dxa"/>
            <w:tcBorders>
              <w:bottom w:val="single" w:sz="8" w:space="0" w:color="000000"/>
              <w:right w:val="single" w:sz="8" w:space="0" w:color="000000"/>
            </w:tcBorders>
            <w:tcMar>
              <w:top w:w="0" w:type="dxa"/>
              <w:left w:w="0" w:type="dxa"/>
              <w:bottom w:w="0" w:type="dxa"/>
              <w:right w:w="0" w:type="dxa"/>
            </w:tcMar>
          </w:tcPr>
          <w:p w14:paraId="4A76FE1E" w14:textId="77777777" w:rsidR="002F02C0" w:rsidRDefault="00000000">
            <w:pPr>
              <w:spacing w:line="240" w:lineRule="auto"/>
              <w:rPr>
                <w:sz w:val="18"/>
                <w:szCs w:val="18"/>
              </w:rPr>
            </w:pPr>
            <w:r>
              <w:rPr>
                <w:sz w:val="18"/>
                <w:szCs w:val="18"/>
              </w:rPr>
              <w:t>Primary care (clinical_events)</w:t>
            </w:r>
          </w:p>
        </w:tc>
        <w:tc>
          <w:tcPr>
            <w:tcW w:w="4470" w:type="dxa"/>
            <w:tcBorders>
              <w:bottom w:val="single" w:sz="8" w:space="0" w:color="000000"/>
              <w:right w:val="single" w:sz="8" w:space="0" w:color="000000"/>
            </w:tcBorders>
            <w:tcMar>
              <w:top w:w="0" w:type="dxa"/>
              <w:left w:w="0" w:type="dxa"/>
              <w:bottom w:w="0" w:type="dxa"/>
              <w:right w:w="0" w:type="dxa"/>
            </w:tcMar>
          </w:tcPr>
          <w:p w14:paraId="51FFA7F4" w14:textId="77777777" w:rsidR="002F02C0" w:rsidRDefault="00000000">
            <w:pPr>
              <w:spacing w:line="240" w:lineRule="auto"/>
              <w:rPr>
                <w:del w:id="230" w:author="Alain A" w:date="2025-12-16T11:52:00Z"/>
                <w:sz w:val="18"/>
                <w:szCs w:val="18"/>
              </w:rPr>
            </w:pPr>
            <w:del w:id="231" w:author="Alain A" w:date="2025-12-16T11:52:00Z">
              <w:r>
                <w:rPr>
                  <w:sz w:val="18"/>
                  <w:szCs w:val="18"/>
                </w:rPr>
                <w:delText>Cov_cat_bmi_groups: NA coded as missing indicator (“missing”)</w:delText>
              </w:r>
            </w:del>
          </w:p>
          <w:p w14:paraId="57DB1A6C" w14:textId="77777777" w:rsidR="002F02C0" w:rsidRDefault="00000000">
            <w:pPr>
              <w:spacing w:line="240" w:lineRule="auto"/>
              <w:rPr>
                <w:sz w:val="18"/>
                <w:szCs w:val="18"/>
              </w:rPr>
            </w:pPr>
            <w:del w:id="232" w:author="Alain A" w:date="2025-12-16T11:52:00Z">
              <w:r>
                <w:rPr>
                  <w:sz w:val="18"/>
                  <w:szCs w:val="18"/>
                </w:rPr>
                <w:delText xml:space="preserve">Cov_num_bmi: </w:delText>
              </w:r>
            </w:del>
            <w:ins w:id="233" w:author="Alain A" w:date="2025-12-16T11:52:00Z">
              <w:del w:id="234" w:author="Alain A" w:date="2025-12-16T11:52:00Z">
                <w:r>
                  <w:rPr>
                    <w:sz w:val="18"/>
                    <w:szCs w:val="18"/>
                  </w:rPr>
                  <w:delText>B</w:delText>
                </w:r>
              </w:del>
            </w:ins>
            <w:del w:id="235" w:author="Alain A" w:date="2025-12-16T11:52:00Z">
              <w:r>
                <w:rPr>
                  <w:sz w:val="18"/>
                  <w:szCs w:val="18"/>
                </w:rPr>
                <w:delText>b</w:delText>
              </w:r>
            </w:del>
            <w:r>
              <w:rPr>
                <w:sz w:val="18"/>
                <w:szCs w:val="18"/>
              </w:rPr>
              <w:t>iologically implausible BMI &lt; 12 and &gt; 70 replace with NA</w:t>
            </w:r>
          </w:p>
          <w:p w14:paraId="0B9198D3" w14:textId="77777777" w:rsidR="002F02C0" w:rsidRDefault="00000000">
            <w:pPr>
              <w:spacing w:line="240" w:lineRule="auto"/>
              <w:rPr>
                <w:sz w:val="18"/>
                <w:szCs w:val="18"/>
              </w:rPr>
            </w:pPr>
            <w:r>
              <w:rPr>
                <w:sz w:val="18"/>
                <w:szCs w:val="18"/>
              </w:rPr>
              <w:t>Baseline: elig_date_t2dm</w:t>
            </w:r>
          </w:p>
        </w:tc>
      </w:tr>
      <w:tr w:rsidR="002F02C0" w14:paraId="0DD06127"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084A6C64" w14:textId="77777777" w:rsidR="002F02C0" w:rsidRDefault="00000000">
            <w:pPr>
              <w:spacing w:line="240" w:lineRule="auto"/>
              <w:rPr>
                <w:sz w:val="18"/>
                <w:szCs w:val="18"/>
              </w:rPr>
            </w:pPr>
            <w:r>
              <w:rPr>
                <w:sz w:val="18"/>
                <w:szCs w:val="18"/>
              </w:rPr>
              <w:t xml:space="preserve">HbA1c value, on or before (most recent) baseline (max. 2 years back) </w:t>
            </w:r>
          </w:p>
          <w:p w14:paraId="2A2CDB79" w14:textId="77777777" w:rsidR="002F02C0" w:rsidRDefault="00000000">
            <w:pPr>
              <w:spacing w:line="240" w:lineRule="auto"/>
              <w:rPr>
                <w:sz w:val="18"/>
                <w:szCs w:val="18"/>
              </w:rPr>
            </w:pPr>
            <w:r>
              <w:rPr>
                <w:sz w:val="18"/>
                <w:szCs w:val="18"/>
              </w:rPr>
              <w:t xml:space="preserve"> </w:t>
            </w:r>
          </w:p>
        </w:tc>
        <w:tc>
          <w:tcPr>
            <w:tcW w:w="1665" w:type="dxa"/>
            <w:tcBorders>
              <w:bottom w:val="single" w:sz="8" w:space="0" w:color="000000"/>
              <w:right w:val="single" w:sz="8" w:space="0" w:color="000000"/>
            </w:tcBorders>
            <w:tcMar>
              <w:top w:w="0" w:type="dxa"/>
              <w:left w:w="0" w:type="dxa"/>
              <w:bottom w:w="0" w:type="dxa"/>
              <w:right w:w="0" w:type="dxa"/>
            </w:tcMar>
          </w:tcPr>
          <w:p w14:paraId="15EC6BB4" w14:textId="77777777" w:rsidR="002F02C0" w:rsidRDefault="00000000">
            <w:pPr>
              <w:spacing w:line="240" w:lineRule="auto"/>
              <w:rPr>
                <w:sz w:val="18"/>
                <w:szCs w:val="18"/>
              </w:rPr>
            </w:pPr>
            <w:r>
              <w:rPr>
                <w:sz w:val="18"/>
                <w:szCs w:val="18"/>
              </w:rPr>
              <w:t>cov_cat_hba1c_mmol_mol</w:t>
            </w:r>
          </w:p>
          <w:p w14:paraId="29EC9B74" w14:textId="77777777" w:rsidR="002F02C0" w:rsidRDefault="002F02C0">
            <w:pPr>
              <w:spacing w:line="240" w:lineRule="auto"/>
              <w:rPr>
                <w:sz w:val="18"/>
                <w:szCs w:val="18"/>
              </w:rPr>
            </w:pPr>
          </w:p>
          <w:p w14:paraId="75147A6B" w14:textId="77777777" w:rsidR="002F02C0" w:rsidRDefault="00000000">
            <w:pPr>
              <w:spacing w:line="240" w:lineRule="auto"/>
              <w:rPr>
                <w:sz w:val="18"/>
                <w:szCs w:val="18"/>
              </w:rPr>
            </w:pPr>
            <w:r>
              <w:rPr>
                <w:sz w:val="18"/>
                <w:szCs w:val="18"/>
              </w:rPr>
              <w:t>cov_num_hba1c_mmol_mol</w:t>
            </w:r>
          </w:p>
        </w:tc>
        <w:tc>
          <w:tcPr>
            <w:tcW w:w="720" w:type="dxa"/>
            <w:tcBorders>
              <w:bottom w:val="single" w:sz="8" w:space="0" w:color="000000"/>
              <w:right w:val="single" w:sz="8" w:space="0" w:color="000000"/>
            </w:tcBorders>
            <w:tcMar>
              <w:top w:w="0" w:type="dxa"/>
              <w:left w:w="0" w:type="dxa"/>
              <w:bottom w:w="0" w:type="dxa"/>
              <w:right w:w="0" w:type="dxa"/>
            </w:tcMar>
          </w:tcPr>
          <w:p w14:paraId="2DA94D70" w14:textId="77777777" w:rsidR="002F02C0" w:rsidRDefault="00000000">
            <w:pPr>
              <w:spacing w:line="240" w:lineRule="auto"/>
              <w:rPr>
                <w:sz w:val="18"/>
                <w:szCs w:val="18"/>
              </w:rPr>
            </w:pPr>
            <w:r>
              <w:rPr>
                <w:sz w:val="18"/>
                <w:szCs w:val="18"/>
              </w:rPr>
              <w:t>Categorical</w:t>
            </w:r>
          </w:p>
          <w:p w14:paraId="530C9130" w14:textId="77777777" w:rsidR="002F02C0" w:rsidRDefault="002F02C0">
            <w:pPr>
              <w:spacing w:line="240" w:lineRule="auto"/>
              <w:rPr>
                <w:sz w:val="18"/>
                <w:szCs w:val="18"/>
              </w:rPr>
            </w:pPr>
          </w:p>
          <w:p w14:paraId="242AAD90"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14513FF6" w14:textId="77777777" w:rsidR="002F02C0" w:rsidRDefault="00000000">
            <w:pPr>
              <w:spacing w:line="240" w:lineRule="auto"/>
              <w:rPr>
                <w:sz w:val="18"/>
                <w:szCs w:val="18"/>
              </w:rPr>
            </w:pPr>
            <w:r>
              <w:rPr>
                <w:sz w:val="18"/>
                <w:szCs w:val="18"/>
              </w:rPr>
              <w:t>&lt;42; 42-58; 59-75; 75+; missing</w:t>
            </w:r>
          </w:p>
          <w:p w14:paraId="0C0F8142" w14:textId="77777777" w:rsidR="002F02C0" w:rsidRDefault="002F02C0">
            <w:pPr>
              <w:spacing w:line="240" w:lineRule="auto"/>
              <w:rPr>
                <w:sz w:val="18"/>
                <w:szCs w:val="18"/>
              </w:rPr>
            </w:pPr>
          </w:p>
          <w:p w14:paraId="49DE7FFE" w14:textId="77777777" w:rsidR="002F02C0" w:rsidRDefault="00000000">
            <w:pPr>
              <w:spacing w:line="240" w:lineRule="auto"/>
              <w:rPr>
                <w:sz w:val="18"/>
                <w:szCs w:val="18"/>
              </w:rPr>
            </w:pPr>
            <w:ins w:id="236" w:author="Alain A" w:date="2025-12-16T12:01:00Z">
              <w:r>
                <w:rPr>
                  <w:sz w:val="18"/>
                  <w:szCs w:val="18"/>
                </w:rPr>
                <w:t>C</w:t>
              </w:r>
            </w:ins>
            <w:del w:id="237" w:author="Alain A" w:date="2025-12-16T12:01:00Z">
              <w:r>
                <w:rPr>
                  <w:sz w:val="18"/>
                  <w:szCs w:val="18"/>
                </w:rPr>
                <w:delText>c</w:delText>
              </w:r>
            </w:del>
            <w:r>
              <w:rPr>
                <w:sz w:val="18"/>
                <w:szCs w:val="18"/>
              </w:rPr>
              <w:t>ontinuous</w:t>
            </w:r>
            <w:ins w:id="238" w:author="Alain A" w:date="2025-12-16T12:01:00Z">
              <w:r>
                <w:rPr>
                  <w:sz w:val="18"/>
                  <w:szCs w:val="18"/>
                </w:rPr>
                <w:t xml:space="preserve"> (log-transformed)</w:t>
              </w:r>
            </w:ins>
          </w:p>
        </w:tc>
        <w:tc>
          <w:tcPr>
            <w:tcW w:w="4425" w:type="dxa"/>
            <w:tcBorders>
              <w:bottom w:val="single" w:sz="8" w:space="0" w:color="000000"/>
              <w:right w:val="single" w:sz="8" w:space="0" w:color="000000"/>
            </w:tcBorders>
            <w:tcMar>
              <w:top w:w="0" w:type="dxa"/>
              <w:left w:w="0" w:type="dxa"/>
              <w:bottom w:w="0" w:type="dxa"/>
              <w:right w:w="0" w:type="dxa"/>
            </w:tcMar>
          </w:tcPr>
          <w:p w14:paraId="77E103E5" w14:textId="77777777" w:rsidR="002F02C0" w:rsidRDefault="00000000">
            <w:pPr>
              <w:spacing w:line="240" w:lineRule="auto"/>
              <w:rPr>
                <w:sz w:val="18"/>
                <w:szCs w:val="18"/>
              </w:rPr>
            </w:pPr>
            <w:r>
              <w:rPr>
                <w:sz w:val="18"/>
                <w:szCs w:val="18"/>
              </w:rPr>
              <w:t>Primary care (clinical_events):</w:t>
            </w:r>
          </w:p>
          <w:p w14:paraId="0E5F531E" w14:textId="77777777" w:rsidR="002F02C0" w:rsidRDefault="00000000">
            <w:pPr>
              <w:spacing w:line="240" w:lineRule="auto"/>
              <w:rPr>
                <w:sz w:val="18"/>
                <w:szCs w:val="18"/>
              </w:rPr>
            </w:pPr>
            <w:hyperlink r:id="rId74">
              <w:r>
                <w:rPr>
                  <w:color w:val="1155CC"/>
                  <w:sz w:val="18"/>
                  <w:szCs w:val="18"/>
                  <w:u w:val="single"/>
                </w:rPr>
                <w:t>hba1c_snomed</w:t>
              </w:r>
            </w:hyperlink>
          </w:p>
        </w:tc>
        <w:tc>
          <w:tcPr>
            <w:tcW w:w="4470" w:type="dxa"/>
            <w:tcBorders>
              <w:bottom w:val="single" w:sz="8" w:space="0" w:color="000000"/>
              <w:right w:val="single" w:sz="8" w:space="0" w:color="000000"/>
            </w:tcBorders>
            <w:tcMar>
              <w:top w:w="0" w:type="dxa"/>
              <w:left w:w="0" w:type="dxa"/>
              <w:bottom w:w="0" w:type="dxa"/>
              <w:right w:w="0" w:type="dxa"/>
            </w:tcMar>
          </w:tcPr>
          <w:p w14:paraId="7A04612A" w14:textId="77777777" w:rsidR="002F02C0" w:rsidRDefault="00000000">
            <w:pPr>
              <w:spacing w:line="240" w:lineRule="auto"/>
              <w:rPr>
                <w:sz w:val="18"/>
                <w:szCs w:val="18"/>
              </w:rPr>
            </w:pPr>
            <w:r>
              <w:rPr>
                <w:sz w:val="18"/>
                <w:szCs w:val="18"/>
              </w:rPr>
              <w:t xml:space="preserve">Implausible values set to missing: </w:t>
            </w:r>
          </w:p>
          <w:p w14:paraId="15107C1A" w14:textId="77777777" w:rsidR="002F02C0" w:rsidRDefault="00000000">
            <w:pPr>
              <w:spacing w:line="240" w:lineRule="auto"/>
              <w:rPr>
                <w:sz w:val="18"/>
                <w:szCs w:val="18"/>
              </w:rPr>
            </w:pPr>
            <w:r>
              <w:rPr>
                <w:sz w:val="18"/>
                <w:szCs w:val="18"/>
              </w:rPr>
              <w:t xml:space="preserve">&lt; 0 or &gt; </w:t>
            </w:r>
            <w:ins w:id="239" w:author="Alain A" w:date="2025-12-16T12:00:00Z">
              <w:r>
                <w:rPr>
                  <w:sz w:val="18"/>
                  <w:szCs w:val="18"/>
                </w:rPr>
                <w:t>115</w:t>
              </w:r>
            </w:ins>
            <w:del w:id="240" w:author="Alain A" w:date="2025-12-16T12:00:00Z">
              <w:r>
                <w:rPr>
                  <w:sz w:val="18"/>
                  <w:szCs w:val="18"/>
                </w:rPr>
                <w:delText>120</w:delText>
              </w:r>
            </w:del>
          </w:p>
          <w:p w14:paraId="34759DE1" w14:textId="77777777" w:rsidR="002F02C0" w:rsidRDefault="00000000">
            <w:pPr>
              <w:spacing w:line="240" w:lineRule="auto"/>
              <w:rPr>
                <w:sz w:val="18"/>
                <w:szCs w:val="18"/>
              </w:rPr>
            </w:pPr>
            <w:r>
              <w:rPr>
                <w:sz w:val="18"/>
                <w:szCs w:val="18"/>
              </w:rPr>
              <w:t xml:space="preserve">Categories based on </w:t>
            </w:r>
          </w:p>
          <w:p w14:paraId="1F368F91" w14:textId="77777777" w:rsidR="002F02C0" w:rsidRDefault="00000000">
            <w:pPr>
              <w:spacing w:line="240" w:lineRule="auto"/>
              <w:rPr>
                <w:sz w:val="18"/>
                <w:szCs w:val="18"/>
              </w:rPr>
            </w:pPr>
            <w:hyperlink r:id="rId75">
              <w:r>
                <w:rPr>
                  <w:color w:val="1155CC"/>
                  <w:sz w:val="18"/>
                  <w:szCs w:val="18"/>
                  <w:u w:val="single"/>
                </w:rPr>
                <w:t>https://www.southtees.nhs.uk/resources/the-hba1c-test/</w:t>
              </w:r>
            </w:hyperlink>
          </w:p>
          <w:p w14:paraId="0B2E6474" w14:textId="77777777" w:rsidR="002F02C0" w:rsidRDefault="00000000">
            <w:pPr>
              <w:spacing w:line="240" w:lineRule="auto"/>
              <w:rPr>
                <w:sz w:val="18"/>
                <w:szCs w:val="18"/>
              </w:rPr>
            </w:pPr>
            <w:r>
              <w:rPr>
                <w:sz w:val="18"/>
                <w:szCs w:val="18"/>
              </w:rPr>
              <w:t>Baseline: elig_date_t2dm</w:t>
            </w:r>
          </w:p>
        </w:tc>
      </w:tr>
      <w:tr w:rsidR="002F02C0" w14:paraId="45DC751A" w14:textId="77777777">
        <w:trPr>
          <w:trHeight w:val="330"/>
          <w:ins w:id="241" w:author="Alain A" w:date="2025-12-16T11:57:00Z"/>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0E2BD2B0" w14:textId="77777777" w:rsidR="002F02C0" w:rsidRDefault="00000000">
            <w:pPr>
              <w:jc w:val="both"/>
              <w:rPr>
                <w:ins w:id="242" w:author="Alain A" w:date="2025-12-16T11:57:00Z"/>
                <w:sz w:val="18"/>
                <w:szCs w:val="18"/>
              </w:rPr>
            </w:pPr>
            <w:ins w:id="243" w:author="Alain A" w:date="2025-12-16T11:57:00Z">
              <w:r>
                <w:rPr>
                  <w:sz w:val="18"/>
                  <w:szCs w:val="18"/>
                </w:rPr>
                <w:t>Number of HbA1c measurements in previous 2 years</w:t>
              </w:r>
            </w:ins>
          </w:p>
          <w:p w14:paraId="423E6249" w14:textId="77777777" w:rsidR="002F02C0" w:rsidRDefault="002F02C0">
            <w:pPr>
              <w:spacing w:line="240" w:lineRule="auto"/>
              <w:rPr>
                <w:ins w:id="244" w:author="Alain A" w:date="2025-12-16T11:57:00Z"/>
                <w:sz w:val="18"/>
                <w:szCs w:val="18"/>
              </w:rPr>
            </w:pPr>
          </w:p>
        </w:tc>
        <w:tc>
          <w:tcPr>
            <w:tcW w:w="1665" w:type="dxa"/>
            <w:tcBorders>
              <w:bottom w:val="single" w:sz="8" w:space="0" w:color="000000"/>
              <w:right w:val="single" w:sz="8" w:space="0" w:color="000000"/>
            </w:tcBorders>
            <w:tcMar>
              <w:top w:w="0" w:type="dxa"/>
              <w:left w:w="0" w:type="dxa"/>
              <w:bottom w:w="0" w:type="dxa"/>
              <w:right w:w="0" w:type="dxa"/>
            </w:tcMar>
          </w:tcPr>
          <w:p w14:paraId="6E4D54C5" w14:textId="77777777" w:rsidR="002F02C0" w:rsidRDefault="00000000">
            <w:pPr>
              <w:spacing w:line="240" w:lineRule="auto"/>
              <w:rPr>
                <w:ins w:id="245" w:author="Alain A" w:date="2025-12-16T11:57:00Z"/>
                <w:sz w:val="18"/>
                <w:szCs w:val="18"/>
              </w:rPr>
            </w:pPr>
            <w:ins w:id="246" w:author="Alain A" w:date="2025-12-16T11:57:00Z">
              <w:r>
                <w:rPr>
                  <w:sz w:val="18"/>
                  <w:szCs w:val="18"/>
                </w:rPr>
                <w:t>cov_num_counthba1c</w:t>
              </w:r>
            </w:ins>
          </w:p>
        </w:tc>
        <w:tc>
          <w:tcPr>
            <w:tcW w:w="720" w:type="dxa"/>
            <w:tcBorders>
              <w:bottom w:val="single" w:sz="8" w:space="0" w:color="000000"/>
              <w:right w:val="single" w:sz="8" w:space="0" w:color="000000"/>
            </w:tcBorders>
            <w:tcMar>
              <w:top w:w="0" w:type="dxa"/>
              <w:left w:w="0" w:type="dxa"/>
              <w:bottom w:w="0" w:type="dxa"/>
              <w:right w:w="0" w:type="dxa"/>
            </w:tcMar>
          </w:tcPr>
          <w:p w14:paraId="27BA09FF" w14:textId="77777777" w:rsidR="002F02C0" w:rsidRDefault="00000000">
            <w:pPr>
              <w:spacing w:line="240" w:lineRule="auto"/>
              <w:rPr>
                <w:ins w:id="247" w:author="Alain A" w:date="2025-12-16T11:57:00Z"/>
                <w:sz w:val="18"/>
                <w:szCs w:val="18"/>
              </w:rPr>
            </w:pPr>
            <w:ins w:id="248" w:author="Alain A" w:date="2025-12-16T11:57:00Z">
              <w:r>
                <w:rPr>
                  <w:sz w:val="18"/>
                  <w:szCs w:val="18"/>
                </w:rPr>
                <w:t>Numeric</w:t>
              </w:r>
            </w:ins>
          </w:p>
        </w:tc>
        <w:tc>
          <w:tcPr>
            <w:tcW w:w="2220" w:type="dxa"/>
            <w:tcBorders>
              <w:bottom w:val="single" w:sz="8" w:space="0" w:color="000000"/>
              <w:right w:val="single" w:sz="8" w:space="0" w:color="000000"/>
            </w:tcBorders>
            <w:tcMar>
              <w:top w:w="0" w:type="dxa"/>
              <w:left w:w="0" w:type="dxa"/>
              <w:bottom w:w="0" w:type="dxa"/>
              <w:right w:w="0" w:type="dxa"/>
            </w:tcMar>
          </w:tcPr>
          <w:p w14:paraId="271E3BDA" w14:textId="77777777" w:rsidR="002F02C0" w:rsidRDefault="00000000">
            <w:pPr>
              <w:spacing w:line="240" w:lineRule="auto"/>
              <w:rPr>
                <w:ins w:id="249" w:author="Alain A" w:date="2025-12-16T11:57:00Z"/>
                <w:sz w:val="18"/>
                <w:szCs w:val="18"/>
              </w:rPr>
            </w:pPr>
            <w:ins w:id="250" w:author="Alain A" w:date="2025-12-16T11:57:00Z">
              <w:r>
                <w:rPr>
                  <w:sz w:val="18"/>
                  <w:szCs w:val="18"/>
                </w:rPr>
                <w:t>continuous</w:t>
              </w:r>
            </w:ins>
          </w:p>
        </w:tc>
        <w:tc>
          <w:tcPr>
            <w:tcW w:w="4425" w:type="dxa"/>
            <w:tcBorders>
              <w:bottom w:val="single" w:sz="8" w:space="0" w:color="000000"/>
              <w:right w:val="single" w:sz="8" w:space="0" w:color="000000"/>
            </w:tcBorders>
            <w:tcMar>
              <w:top w:w="0" w:type="dxa"/>
              <w:left w:w="0" w:type="dxa"/>
              <w:bottom w:w="0" w:type="dxa"/>
              <w:right w:w="0" w:type="dxa"/>
            </w:tcMar>
          </w:tcPr>
          <w:p w14:paraId="4DEAE739" w14:textId="77777777" w:rsidR="002F02C0" w:rsidRDefault="00000000">
            <w:pPr>
              <w:spacing w:line="240" w:lineRule="auto"/>
              <w:rPr>
                <w:ins w:id="251" w:author="Alain A" w:date="2025-12-16T11:57:00Z"/>
                <w:sz w:val="18"/>
                <w:szCs w:val="18"/>
              </w:rPr>
            </w:pPr>
            <w:ins w:id="252" w:author="Alain A" w:date="2025-12-16T11:57:00Z">
              <w:r>
                <w:rPr>
                  <w:sz w:val="18"/>
                  <w:szCs w:val="18"/>
                </w:rPr>
                <w:t>Primary care (clinical_events):</w:t>
              </w:r>
            </w:ins>
          </w:p>
          <w:p w14:paraId="47B5450E" w14:textId="77777777" w:rsidR="002F02C0" w:rsidRPr="002F02C0" w:rsidRDefault="00000000">
            <w:pPr>
              <w:spacing w:line="240" w:lineRule="auto"/>
              <w:rPr>
                <w:ins w:id="253" w:author="Alain A" w:date="2025-12-16T11:57:00Z"/>
                <w:color w:val="1155CC"/>
                <w:sz w:val="18"/>
                <w:szCs w:val="18"/>
                <w:u w:val="single"/>
                <w:rPrChange w:id="254" w:author="Alain A" w:date="2025-12-16T11:57:00Z">
                  <w:rPr>
                    <w:ins w:id="255" w:author="Alain A" w:date="2025-12-16T11:57:00Z"/>
                    <w:sz w:val="18"/>
                    <w:szCs w:val="18"/>
                  </w:rPr>
                </w:rPrChange>
              </w:rPr>
            </w:pPr>
            <w:ins w:id="256" w:author="Alain A" w:date="2025-12-16T11:57:00Z">
              <w:r>
                <w:fldChar w:fldCharType="begin"/>
              </w:r>
              <w:r>
                <w:instrText>HYPERLINK "https://www.opencodelists.org/codelist/opensafely/glycated-haemoglobin-hba1c-tests/2ab11f20/"</w:instrText>
              </w:r>
              <w:r>
                <w:fldChar w:fldCharType="separate"/>
              </w:r>
              <w:r>
                <w:rPr>
                  <w:color w:val="1155CC"/>
                  <w:sz w:val="18"/>
                  <w:szCs w:val="18"/>
                  <w:u w:val="single"/>
                </w:rPr>
                <w:t>hba1c_measurement_snomed</w:t>
              </w:r>
              <w:r>
                <w:fldChar w:fldCharType="end"/>
              </w:r>
            </w:ins>
          </w:p>
        </w:tc>
        <w:tc>
          <w:tcPr>
            <w:tcW w:w="4470" w:type="dxa"/>
            <w:tcBorders>
              <w:bottom w:val="single" w:sz="8" w:space="0" w:color="000000"/>
              <w:right w:val="single" w:sz="8" w:space="0" w:color="000000"/>
            </w:tcBorders>
            <w:tcMar>
              <w:top w:w="0" w:type="dxa"/>
              <w:left w:w="0" w:type="dxa"/>
              <w:bottom w:w="0" w:type="dxa"/>
              <w:right w:w="0" w:type="dxa"/>
            </w:tcMar>
          </w:tcPr>
          <w:p w14:paraId="102711A4" w14:textId="77777777" w:rsidR="002F02C0" w:rsidRDefault="002F02C0">
            <w:pPr>
              <w:spacing w:line="240" w:lineRule="auto"/>
              <w:rPr>
                <w:ins w:id="257" w:author="Alain A" w:date="2025-12-16T11:57:00Z"/>
                <w:sz w:val="18"/>
                <w:szCs w:val="18"/>
              </w:rPr>
            </w:pPr>
          </w:p>
        </w:tc>
      </w:tr>
      <w:tr w:rsidR="002F02C0" w14:paraId="58CE58DD"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35854CF3" w14:textId="77777777" w:rsidR="002F02C0" w:rsidRDefault="00000000">
            <w:pPr>
              <w:spacing w:line="240" w:lineRule="auto"/>
              <w:rPr>
                <w:sz w:val="18"/>
                <w:szCs w:val="18"/>
              </w:rPr>
            </w:pPr>
            <w:r>
              <w:rPr>
                <w:sz w:val="18"/>
                <w:szCs w:val="18"/>
              </w:rPr>
              <w:t>Total cholesterol/high-density lipoprotein [HDL] cholesterol ratio [TC/HDL], on or before (most recent) baseline (max. 2 years back)</w:t>
            </w:r>
          </w:p>
        </w:tc>
        <w:tc>
          <w:tcPr>
            <w:tcW w:w="1665" w:type="dxa"/>
            <w:tcBorders>
              <w:bottom w:val="single" w:sz="8" w:space="0" w:color="000000"/>
              <w:right w:val="single" w:sz="8" w:space="0" w:color="000000"/>
            </w:tcBorders>
            <w:tcMar>
              <w:top w:w="0" w:type="dxa"/>
              <w:left w:w="0" w:type="dxa"/>
              <w:bottom w:w="0" w:type="dxa"/>
              <w:right w:w="0" w:type="dxa"/>
            </w:tcMar>
          </w:tcPr>
          <w:p w14:paraId="55E5CC56" w14:textId="77777777" w:rsidR="002F02C0" w:rsidRDefault="00000000">
            <w:pPr>
              <w:spacing w:line="240" w:lineRule="auto"/>
              <w:rPr>
                <w:sz w:val="18"/>
                <w:szCs w:val="18"/>
              </w:rPr>
            </w:pPr>
            <w:r>
              <w:rPr>
                <w:sz w:val="18"/>
                <w:szCs w:val="18"/>
              </w:rPr>
              <w:t>cov_cat_tc_hdl_ratio</w:t>
            </w:r>
          </w:p>
          <w:p w14:paraId="6BDCD2B6" w14:textId="77777777" w:rsidR="002F02C0" w:rsidRDefault="002F02C0">
            <w:pPr>
              <w:spacing w:line="240" w:lineRule="auto"/>
              <w:rPr>
                <w:sz w:val="18"/>
                <w:szCs w:val="18"/>
              </w:rPr>
            </w:pPr>
          </w:p>
          <w:p w14:paraId="118C774C" w14:textId="77777777" w:rsidR="002F02C0" w:rsidRDefault="00000000">
            <w:pPr>
              <w:spacing w:line="240" w:lineRule="auto"/>
              <w:rPr>
                <w:sz w:val="18"/>
                <w:szCs w:val="18"/>
              </w:rPr>
            </w:pPr>
            <w:r>
              <w:rPr>
                <w:sz w:val="18"/>
                <w:szCs w:val="18"/>
              </w:rPr>
              <w:t>cov_num_tc_hdl_ratio</w:t>
            </w:r>
          </w:p>
          <w:p w14:paraId="54C956BB"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0" w:type="dxa"/>
              <w:bottom w:w="0" w:type="dxa"/>
              <w:right w:w="0" w:type="dxa"/>
            </w:tcMar>
          </w:tcPr>
          <w:p w14:paraId="4B111FA5" w14:textId="77777777" w:rsidR="002F02C0" w:rsidRDefault="00000000">
            <w:pPr>
              <w:spacing w:line="240" w:lineRule="auto"/>
              <w:rPr>
                <w:sz w:val="18"/>
                <w:szCs w:val="18"/>
              </w:rPr>
            </w:pPr>
            <w:r>
              <w:rPr>
                <w:sz w:val="18"/>
                <w:szCs w:val="18"/>
              </w:rPr>
              <w:t>Categorical</w:t>
            </w:r>
          </w:p>
          <w:p w14:paraId="6AF7E35E" w14:textId="77777777" w:rsidR="002F02C0" w:rsidRDefault="002F02C0">
            <w:pPr>
              <w:spacing w:line="240" w:lineRule="auto"/>
              <w:rPr>
                <w:sz w:val="18"/>
                <w:szCs w:val="18"/>
              </w:rPr>
            </w:pPr>
          </w:p>
          <w:p w14:paraId="42DA729A"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516B5589" w14:textId="77777777" w:rsidR="002F02C0" w:rsidRDefault="00000000">
            <w:pPr>
              <w:spacing w:line="240" w:lineRule="auto"/>
              <w:rPr>
                <w:sz w:val="18"/>
                <w:szCs w:val="18"/>
              </w:rPr>
            </w:pPr>
            <w:r>
              <w:rPr>
                <w:sz w:val="18"/>
                <w:szCs w:val="18"/>
              </w:rPr>
              <w:t>"below 3.5:1"; "3.5:1 to 5:1"; "above 5:1"; missing</w:t>
            </w:r>
          </w:p>
          <w:p w14:paraId="1DBD4F93" w14:textId="77777777" w:rsidR="002F02C0" w:rsidRDefault="002F02C0">
            <w:pPr>
              <w:spacing w:line="240" w:lineRule="auto"/>
              <w:rPr>
                <w:sz w:val="18"/>
                <w:szCs w:val="18"/>
              </w:rPr>
            </w:pPr>
          </w:p>
          <w:p w14:paraId="02A275F9" w14:textId="77777777" w:rsidR="002F02C0" w:rsidRDefault="00000000">
            <w:pPr>
              <w:spacing w:line="240" w:lineRule="auto"/>
              <w:rPr>
                <w:sz w:val="18"/>
                <w:szCs w:val="18"/>
              </w:rPr>
            </w:pPr>
            <w:r>
              <w:rPr>
                <w:sz w:val="18"/>
                <w:szCs w:val="18"/>
              </w:rPr>
              <w:t>continuous</w:t>
            </w:r>
          </w:p>
          <w:p w14:paraId="2D949472" w14:textId="77777777" w:rsidR="002F02C0" w:rsidRDefault="002F02C0">
            <w:pPr>
              <w:spacing w:line="240" w:lineRule="auto"/>
              <w:rPr>
                <w:sz w:val="18"/>
                <w:szCs w:val="18"/>
              </w:rPr>
            </w:pPr>
          </w:p>
        </w:tc>
        <w:tc>
          <w:tcPr>
            <w:tcW w:w="4425" w:type="dxa"/>
            <w:tcBorders>
              <w:bottom w:val="single" w:sz="8" w:space="0" w:color="000000"/>
              <w:right w:val="single" w:sz="8" w:space="0" w:color="000000"/>
            </w:tcBorders>
            <w:tcMar>
              <w:top w:w="0" w:type="dxa"/>
              <w:left w:w="0" w:type="dxa"/>
              <w:bottom w:w="0" w:type="dxa"/>
              <w:right w:w="0" w:type="dxa"/>
            </w:tcMar>
          </w:tcPr>
          <w:p w14:paraId="380F9BBB" w14:textId="77777777" w:rsidR="002F02C0" w:rsidRDefault="00000000">
            <w:pPr>
              <w:spacing w:line="240" w:lineRule="auto"/>
              <w:rPr>
                <w:sz w:val="18"/>
                <w:szCs w:val="18"/>
              </w:rPr>
            </w:pPr>
            <w:r>
              <w:rPr>
                <w:sz w:val="18"/>
                <w:szCs w:val="18"/>
              </w:rPr>
              <w:t>Primary care (clinical_events)</w:t>
            </w:r>
          </w:p>
          <w:p w14:paraId="49D615E5" w14:textId="77777777" w:rsidR="002F02C0" w:rsidRDefault="00000000">
            <w:pPr>
              <w:spacing w:line="240" w:lineRule="auto"/>
              <w:rPr>
                <w:sz w:val="18"/>
                <w:szCs w:val="18"/>
              </w:rPr>
            </w:pPr>
            <w:hyperlink r:id="rId76">
              <w:r>
                <w:rPr>
                  <w:color w:val="1155CC"/>
                  <w:sz w:val="18"/>
                  <w:szCs w:val="18"/>
                  <w:u w:val="single"/>
                </w:rPr>
                <w:t>cholesterol_snomed</w:t>
              </w:r>
            </w:hyperlink>
          </w:p>
          <w:p w14:paraId="3512DE8A" w14:textId="77777777" w:rsidR="002F02C0" w:rsidRDefault="00000000">
            <w:pPr>
              <w:spacing w:line="240" w:lineRule="auto"/>
              <w:rPr>
                <w:sz w:val="18"/>
                <w:szCs w:val="18"/>
              </w:rPr>
            </w:pPr>
            <w:hyperlink r:id="rId77">
              <w:r>
                <w:rPr>
                  <w:color w:val="1155CC"/>
                  <w:sz w:val="18"/>
                  <w:szCs w:val="18"/>
                  <w:u w:val="single"/>
                </w:rPr>
                <w:t>hdl_cholesterol_snomed</w:t>
              </w:r>
            </w:hyperlink>
          </w:p>
          <w:p w14:paraId="2FF020A3" w14:textId="77777777" w:rsidR="002F02C0" w:rsidRDefault="002F02C0">
            <w:pPr>
              <w:spacing w:line="240" w:lineRule="auto"/>
              <w:rPr>
                <w:sz w:val="18"/>
                <w:szCs w:val="18"/>
              </w:rPr>
            </w:pPr>
          </w:p>
        </w:tc>
        <w:tc>
          <w:tcPr>
            <w:tcW w:w="4470" w:type="dxa"/>
            <w:tcBorders>
              <w:bottom w:val="single" w:sz="8" w:space="0" w:color="000000"/>
              <w:right w:val="single" w:sz="8" w:space="0" w:color="000000"/>
            </w:tcBorders>
            <w:tcMar>
              <w:top w:w="0" w:type="dxa"/>
              <w:left w:w="0" w:type="dxa"/>
              <w:bottom w:w="0" w:type="dxa"/>
              <w:right w:w="0" w:type="dxa"/>
            </w:tcMar>
          </w:tcPr>
          <w:p w14:paraId="2A20D227" w14:textId="77777777" w:rsidR="002F02C0" w:rsidRDefault="00000000">
            <w:pPr>
              <w:spacing w:line="240" w:lineRule="auto"/>
              <w:rPr>
                <w:sz w:val="18"/>
                <w:szCs w:val="18"/>
              </w:rPr>
            </w:pPr>
            <w:r>
              <w:rPr>
                <w:sz w:val="18"/>
                <w:szCs w:val="18"/>
              </w:rPr>
              <w:t>TC/HDL values are derived from the recorded total and HDL cholesterol values.</w:t>
            </w:r>
          </w:p>
          <w:p w14:paraId="482AD9D7" w14:textId="77777777" w:rsidR="002F02C0" w:rsidRDefault="00000000">
            <w:pPr>
              <w:spacing w:line="240" w:lineRule="auto"/>
              <w:rPr>
                <w:sz w:val="18"/>
                <w:szCs w:val="18"/>
              </w:rPr>
            </w:pPr>
            <w:r>
              <w:rPr>
                <w:sz w:val="18"/>
                <w:szCs w:val="18"/>
              </w:rPr>
              <w:t>Implausible values set to missing:</w:t>
            </w:r>
          </w:p>
          <w:p w14:paraId="2EF3E55F" w14:textId="77777777" w:rsidR="002F02C0" w:rsidRDefault="00000000">
            <w:pPr>
              <w:numPr>
                <w:ilvl w:val="0"/>
                <w:numId w:val="2"/>
              </w:numPr>
              <w:spacing w:line="240" w:lineRule="auto"/>
              <w:rPr>
                <w:sz w:val="18"/>
                <w:szCs w:val="18"/>
              </w:rPr>
            </w:pPr>
            <w:r>
              <w:rPr>
                <w:sz w:val="18"/>
                <w:szCs w:val="18"/>
              </w:rPr>
              <w:t xml:space="preserve">total Cholesterol values &lt; 1.75 or &gt; 20 </w:t>
            </w:r>
          </w:p>
          <w:p w14:paraId="5DB3464D" w14:textId="77777777" w:rsidR="002F02C0" w:rsidRDefault="00000000">
            <w:pPr>
              <w:numPr>
                <w:ilvl w:val="0"/>
                <w:numId w:val="2"/>
              </w:numPr>
              <w:spacing w:line="240" w:lineRule="auto"/>
              <w:rPr>
                <w:sz w:val="18"/>
                <w:szCs w:val="18"/>
              </w:rPr>
            </w:pPr>
            <w:r>
              <w:rPr>
                <w:sz w:val="18"/>
                <w:szCs w:val="18"/>
              </w:rPr>
              <w:t>HDL values &lt; 0.4 or &gt; 5</w:t>
            </w:r>
          </w:p>
          <w:p w14:paraId="419CDB2E" w14:textId="77777777" w:rsidR="002F02C0" w:rsidRDefault="00000000">
            <w:pPr>
              <w:numPr>
                <w:ilvl w:val="0"/>
                <w:numId w:val="2"/>
              </w:numPr>
              <w:spacing w:line="240" w:lineRule="auto"/>
              <w:rPr>
                <w:sz w:val="18"/>
                <w:szCs w:val="18"/>
              </w:rPr>
            </w:pPr>
            <w:r>
              <w:rPr>
                <w:sz w:val="18"/>
                <w:szCs w:val="18"/>
              </w:rPr>
              <w:t>ratio values &lt; 1 or &gt; 50</w:t>
            </w:r>
          </w:p>
          <w:p w14:paraId="39913A12" w14:textId="77777777" w:rsidR="002F02C0" w:rsidRDefault="00000000">
            <w:pPr>
              <w:spacing w:line="240" w:lineRule="auto"/>
              <w:rPr>
                <w:sz w:val="18"/>
                <w:szCs w:val="18"/>
              </w:rPr>
            </w:pPr>
            <w:r>
              <w:rPr>
                <w:sz w:val="18"/>
                <w:szCs w:val="18"/>
              </w:rPr>
              <w:t xml:space="preserve">Reference values/limits: </w:t>
            </w:r>
            <w:hyperlink r:id="rId78">
              <w:r>
                <w:rPr>
                  <w:color w:val="1155CC"/>
                  <w:sz w:val="18"/>
                  <w:szCs w:val="18"/>
                  <w:u w:val="single"/>
                </w:rPr>
                <w:t>https://doi.org/10.1093/ije/dyz099</w:t>
              </w:r>
            </w:hyperlink>
          </w:p>
          <w:p w14:paraId="136D8D86" w14:textId="77777777" w:rsidR="002F02C0" w:rsidRDefault="002F02C0">
            <w:pPr>
              <w:spacing w:line="240" w:lineRule="auto"/>
              <w:rPr>
                <w:sz w:val="18"/>
                <w:szCs w:val="18"/>
              </w:rPr>
            </w:pPr>
          </w:p>
          <w:p w14:paraId="6CDAFE02" w14:textId="77777777" w:rsidR="002F02C0" w:rsidRDefault="00000000">
            <w:pPr>
              <w:spacing w:line="240" w:lineRule="auto"/>
              <w:rPr>
                <w:sz w:val="18"/>
                <w:szCs w:val="18"/>
              </w:rPr>
            </w:pPr>
            <w:hyperlink r:id="rId79" w:anchor=":~:text=Most%20healthcare%20providers%20want%20the,1%20is%20considered%20very%20good.">
              <w:r>
                <w:rPr>
                  <w:color w:val="1155CC"/>
                  <w:sz w:val="18"/>
                  <w:szCs w:val="18"/>
                  <w:u w:val="single"/>
                </w:rPr>
                <w:t>https://www.urmc.rochester.edu/encyclopedia/content?ContentTypeID=167&amp;ContentID=lipid_panel_hdl_ratio#:~:text=Most%20healthcare%20providers%20want%20the,1%20is%20considered%20very%20good.</w:t>
              </w:r>
            </w:hyperlink>
          </w:p>
          <w:p w14:paraId="284F72A3" w14:textId="77777777" w:rsidR="002F02C0" w:rsidRDefault="002F02C0">
            <w:pPr>
              <w:spacing w:line="240" w:lineRule="auto"/>
              <w:rPr>
                <w:sz w:val="18"/>
                <w:szCs w:val="18"/>
              </w:rPr>
            </w:pPr>
          </w:p>
          <w:p w14:paraId="0AED9DE0" w14:textId="77777777" w:rsidR="002F02C0" w:rsidRDefault="00000000">
            <w:pPr>
              <w:spacing w:line="240" w:lineRule="auto"/>
              <w:rPr>
                <w:sz w:val="18"/>
                <w:szCs w:val="18"/>
              </w:rPr>
            </w:pPr>
            <w:r>
              <w:rPr>
                <w:sz w:val="18"/>
                <w:szCs w:val="18"/>
              </w:rPr>
              <w:t>Baseline: elig_date_t2dm</w:t>
            </w:r>
          </w:p>
        </w:tc>
      </w:tr>
      <w:tr w:rsidR="002F02C0" w14:paraId="095E6CF8" w14:textId="77777777">
        <w:trPr>
          <w:trHeight w:val="330"/>
        </w:trPr>
        <w:tc>
          <w:tcPr>
            <w:tcW w:w="15225" w:type="dxa"/>
            <w:gridSpan w:val="6"/>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F3402DA" w14:textId="77777777" w:rsidR="002F02C0" w:rsidRDefault="00000000">
            <w:pPr>
              <w:spacing w:line="240" w:lineRule="auto"/>
              <w:rPr>
                <w:sz w:val="18"/>
                <w:szCs w:val="18"/>
              </w:rPr>
            </w:pPr>
            <w:r>
              <w:rPr>
                <w:b/>
                <w:bCs/>
                <w:i/>
                <w:iCs/>
                <w:sz w:val="18"/>
                <w:szCs w:val="18"/>
              </w:rPr>
              <w:t>‘Ever’ baseline covariates (</w:t>
            </w:r>
            <w:r>
              <w:rPr>
                <w:b/>
                <w:bCs/>
                <w:i/>
                <w:iCs/>
                <w:sz w:val="18"/>
                <w:szCs w:val="18"/>
                <w:u w:val="single"/>
              </w:rPr>
              <w:t>any history</w:t>
            </w:r>
            <w:r>
              <w:rPr>
                <w:b/>
                <w:bCs/>
                <w:i/>
                <w:iCs/>
                <w:sz w:val="18"/>
                <w:szCs w:val="18"/>
              </w:rPr>
              <w:t xml:space="preserve"> of)</w:t>
            </w:r>
          </w:p>
        </w:tc>
      </w:tr>
      <w:tr w:rsidR="002F02C0" w14:paraId="24ACD507" w14:textId="77777777">
        <w:trPr>
          <w:trHeight w:val="87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871EAB" w14:textId="77777777" w:rsidR="002F02C0" w:rsidRDefault="00000000">
            <w:pPr>
              <w:spacing w:line="240" w:lineRule="auto"/>
              <w:rPr>
                <w:sz w:val="18"/>
                <w:szCs w:val="18"/>
              </w:rPr>
            </w:pPr>
            <w:r>
              <w:rPr>
                <w:sz w:val="18"/>
                <w:szCs w:val="18"/>
              </w:rPr>
              <w:lastRenderedPageBreak/>
              <w:t>Obesity, on or before baseline</w:t>
            </w:r>
          </w:p>
        </w:tc>
        <w:tc>
          <w:tcPr>
            <w:tcW w:w="1665" w:type="dxa"/>
            <w:tcBorders>
              <w:bottom w:val="single" w:sz="8" w:space="0" w:color="000000"/>
              <w:right w:val="single" w:sz="8" w:space="0" w:color="000000"/>
            </w:tcBorders>
            <w:tcMar>
              <w:top w:w="0" w:type="dxa"/>
              <w:left w:w="100" w:type="dxa"/>
              <w:bottom w:w="0" w:type="dxa"/>
              <w:right w:w="100" w:type="dxa"/>
            </w:tcMar>
          </w:tcPr>
          <w:p w14:paraId="08B03EEC" w14:textId="77777777" w:rsidR="002F02C0" w:rsidRDefault="00000000">
            <w:pPr>
              <w:spacing w:line="240" w:lineRule="auto"/>
              <w:rPr>
                <w:sz w:val="18"/>
                <w:szCs w:val="18"/>
              </w:rPr>
            </w:pPr>
            <w:r>
              <w:rPr>
                <w:sz w:val="18"/>
                <w:szCs w:val="18"/>
              </w:rPr>
              <w:t>cov_bin_obesity</w:t>
            </w:r>
          </w:p>
        </w:tc>
        <w:tc>
          <w:tcPr>
            <w:tcW w:w="720" w:type="dxa"/>
            <w:tcBorders>
              <w:bottom w:val="single" w:sz="8" w:space="0" w:color="000000"/>
              <w:right w:val="single" w:sz="8" w:space="0" w:color="000000"/>
            </w:tcBorders>
            <w:tcMar>
              <w:top w:w="0" w:type="dxa"/>
              <w:left w:w="100" w:type="dxa"/>
              <w:bottom w:w="0" w:type="dxa"/>
              <w:right w:w="100" w:type="dxa"/>
            </w:tcMar>
          </w:tcPr>
          <w:p w14:paraId="6C6A8B12"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4E66193D" w14:textId="77777777" w:rsidR="002F02C0" w:rsidRDefault="00000000">
            <w:pPr>
              <w:spacing w:line="240" w:lineRule="auto"/>
              <w:rPr>
                <w:sz w:val="18"/>
                <w:szCs w:val="18"/>
              </w:rPr>
            </w:pPr>
            <w:r>
              <w:rPr>
                <w:sz w:val="18"/>
                <w:szCs w:val="18"/>
              </w:rPr>
              <w:t>T</w:t>
            </w:r>
            <w:ins w:id="258" w:author="Alain A" w:date="2025-12-16T11:56:00Z">
              <w:r>
                <w:rPr>
                  <w:sz w:val="18"/>
                  <w:szCs w:val="18"/>
                </w:rPr>
                <w:t>, F</w:t>
              </w:r>
            </w:ins>
            <w:del w:id="259" w:author="Alain A" w:date="2025-12-16T11:56:00Z">
              <w:r>
                <w:rPr>
                  <w:sz w:val="18"/>
                  <w:szCs w:val="18"/>
                </w:rPr>
                <w:delText xml:space="preserve"> if BMI&gt;=30 (most recent in the past 2 years) or any obesity code/diagnosis; F otherwise</w:delText>
              </w:r>
            </w:del>
          </w:p>
        </w:tc>
        <w:tc>
          <w:tcPr>
            <w:tcW w:w="4425" w:type="dxa"/>
            <w:tcBorders>
              <w:bottom w:val="single" w:sz="8" w:space="0" w:color="000000"/>
              <w:right w:val="single" w:sz="8" w:space="0" w:color="000000"/>
            </w:tcBorders>
            <w:tcMar>
              <w:top w:w="0" w:type="dxa"/>
              <w:left w:w="100" w:type="dxa"/>
              <w:bottom w:w="0" w:type="dxa"/>
              <w:right w:w="100" w:type="dxa"/>
            </w:tcMar>
          </w:tcPr>
          <w:p w14:paraId="3DE321FC" w14:textId="77777777" w:rsidR="002F02C0" w:rsidRDefault="00000000">
            <w:pPr>
              <w:spacing w:line="240" w:lineRule="auto"/>
              <w:rPr>
                <w:sz w:val="18"/>
                <w:szCs w:val="18"/>
              </w:rPr>
            </w:pPr>
            <w:r>
              <w:rPr>
                <w:sz w:val="18"/>
                <w:szCs w:val="18"/>
              </w:rPr>
              <w:t>1)     Primary care (clinical_events):</w:t>
            </w:r>
          </w:p>
          <w:p w14:paraId="4D9B9ECE" w14:textId="77777777" w:rsidR="002F02C0" w:rsidRDefault="00000000">
            <w:pPr>
              <w:spacing w:line="240" w:lineRule="auto"/>
              <w:rPr>
                <w:sz w:val="18"/>
                <w:szCs w:val="18"/>
              </w:rPr>
            </w:pPr>
            <w:r>
              <w:rPr>
                <w:sz w:val="18"/>
                <w:szCs w:val="18"/>
              </w:rPr>
              <w:t xml:space="preserve">-        </w:t>
            </w:r>
            <w:hyperlink r:id="rId80">
              <w:r>
                <w:rPr>
                  <w:color w:val="1155CC"/>
                  <w:sz w:val="18"/>
                  <w:szCs w:val="18"/>
                  <w:u w:val="single"/>
                </w:rPr>
                <w:t>bmi_obesity_snomed_clinical</w:t>
              </w:r>
            </w:hyperlink>
          </w:p>
          <w:p w14:paraId="66283201" w14:textId="77777777" w:rsidR="002F02C0" w:rsidRDefault="00000000">
            <w:pPr>
              <w:spacing w:line="240" w:lineRule="auto"/>
              <w:rPr>
                <w:sz w:val="18"/>
                <w:szCs w:val="18"/>
              </w:rPr>
            </w:pPr>
            <w:r>
              <w:rPr>
                <w:sz w:val="18"/>
                <w:szCs w:val="18"/>
              </w:rPr>
              <w:t>2)     HES APC (apcs):</w:t>
            </w:r>
          </w:p>
          <w:p w14:paraId="2F134328" w14:textId="77777777" w:rsidR="002F02C0" w:rsidRDefault="00000000">
            <w:pPr>
              <w:spacing w:line="240" w:lineRule="auto"/>
              <w:rPr>
                <w:sz w:val="18"/>
                <w:szCs w:val="18"/>
              </w:rPr>
            </w:pPr>
            <w:r>
              <w:rPr>
                <w:sz w:val="18"/>
                <w:szCs w:val="18"/>
              </w:rPr>
              <w:t xml:space="preserve">-        </w:t>
            </w:r>
            <w:hyperlink r:id="rId81">
              <w:r>
                <w:rPr>
                  <w:color w:val="1155CC"/>
                  <w:sz w:val="18"/>
                  <w:szCs w:val="18"/>
                  <w:u w:val="single"/>
                </w:rPr>
                <w:t>bmi_obesity_icd10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11041380" w14:textId="77777777" w:rsidR="002F02C0" w:rsidRDefault="00000000">
            <w:pPr>
              <w:spacing w:line="240" w:lineRule="auto"/>
              <w:rPr>
                <w:ins w:id="260" w:author="Alain A" w:date="2025-12-16T11:56:00Z"/>
                <w:sz w:val="18"/>
                <w:szCs w:val="18"/>
              </w:rPr>
            </w:pPr>
            <w:r>
              <w:rPr>
                <w:sz w:val="18"/>
                <w:szCs w:val="18"/>
              </w:rPr>
              <w:t>Baseline: elig_date_t2dm</w:t>
            </w:r>
          </w:p>
          <w:p w14:paraId="646CD14A" w14:textId="77777777" w:rsidR="002F02C0" w:rsidRDefault="002F02C0">
            <w:pPr>
              <w:spacing w:line="240" w:lineRule="auto"/>
              <w:rPr>
                <w:ins w:id="261" w:author="Alain A" w:date="2025-12-16T11:56:00Z"/>
                <w:sz w:val="18"/>
                <w:szCs w:val="18"/>
              </w:rPr>
            </w:pPr>
          </w:p>
          <w:p w14:paraId="3DA60223" w14:textId="77777777" w:rsidR="002F02C0" w:rsidRDefault="00000000">
            <w:pPr>
              <w:spacing w:line="240" w:lineRule="auto"/>
              <w:rPr>
                <w:sz w:val="18"/>
                <w:szCs w:val="18"/>
              </w:rPr>
            </w:pPr>
            <w:ins w:id="262" w:author="Alain A" w:date="2025-12-16T11:56:00Z">
              <w:r>
                <w:rPr>
                  <w:sz w:val="18"/>
                  <w:szCs w:val="18"/>
                </w:rPr>
                <w:t xml:space="preserve">Later in pipeline combined with cov_cat_bmi_groups mentioned above </w:t>
              </w:r>
            </w:ins>
          </w:p>
        </w:tc>
      </w:tr>
      <w:tr w:rsidR="002F02C0" w14:paraId="6010971E" w14:textId="77777777">
        <w:trPr>
          <w:trHeight w:val="117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753EFE" w14:textId="77777777" w:rsidR="002F02C0" w:rsidRDefault="00000000">
            <w:pPr>
              <w:spacing w:line="240" w:lineRule="auto"/>
              <w:rPr>
                <w:sz w:val="18"/>
                <w:szCs w:val="18"/>
              </w:rPr>
            </w:pPr>
            <w:r>
              <w:rPr>
                <w:sz w:val="18"/>
                <w:szCs w:val="18"/>
              </w:rPr>
              <w:t>Acute myocardial infarction, on or before baseline</w:t>
            </w:r>
          </w:p>
          <w:p w14:paraId="4DFE5AC2"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31EC9F11" w14:textId="77777777" w:rsidR="002F02C0" w:rsidRDefault="00000000">
            <w:pPr>
              <w:spacing w:line="240" w:lineRule="auto"/>
              <w:rPr>
                <w:sz w:val="18"/>
                <w:szCs w:val="18"/>
              </w:rPr>
            </w:pPr>
            <w:r>
              <w:rPr>
                <w:sz w:val="18"/>
                <w:szCs w:val="18"/>
              </w:rPr>
              <w:t>cov_bin_ami</w:t>
            </w:r>
          </w:p>
          <w:p w14:paraId="5D9F19CE"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3BADCA61"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1539BD36"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31C8F84" w14:textId="77777777" w:rsidR="002F02C0" w:rsidRDefault="00000000">
            <w:pPr>
              <w:spacing w:line="240" w:lineRule="auto"/>
              <w:rPr>
                <w:sz w:val="18"/>
                <w:szCs w:val="18"/>
              </w:rPr>
            </w:pPr>
            <w:r>
              <w:rPr>
                <w:sz w:val="18"/>
                <w:szCs w:val="18"/>
              </w:rPr>
              <w:t>1)     Primary care (clinical_events):</w:t>
            </w:r>
          </w:p>
          <w:p w14:paraId="59BA9F0E" w14:textId="77777777" w:rsidR="002F02C0" w:rsidRDefault="00000000">
            <w:pPr>
              <w:spacing w:line="240" w:lineRule="auto"/>
              <w:rPr>
                <w:sz w:val="18"/>
                <w:szCs w:val="18"/>
              </w:rPr>
            </w:pPr>
            <w:r>
              <w:rPr>
                <w:sz w:val="18"/>
                <w:szCs w:val="18"/>
              </w:rPr>
              <w:t xml:space="preserve">-        </w:t>
            </w:r>
            <w:hyperlink r:id="rId82">
              <w:r>
                <w:rPr>
                  <w:color w:val="1155CC"/>
                  <w:sz w:val="18"/>
                  <w:szCs w:val="18"/>
                  <w:u w:val="single"/>
                </w:rPr>
                <w:t>ami_snomed_clinical</w:t>
              </w:r>
            </w:hyperlink>
          </w:p>
          <w:p w14:paraId="6774CFB3" w14:textId="77777777" w:rsidR="002F02C0" w:rsidRDefault="00000000">
            <w:pPr>
              <w:spacing w:line="240" w:lineRule="auto"/>
              <w:rPr>
                <w:sz w:val="18"/>
                <w:szCs w:val="18"/>
              </w:rPr>
            </w:pPr>
            <w:r>
              <w:rPr>
                <w:sz w:val="18"/>
                <w:szCs w:val="18"/>
              </w:rPr>
              <w:t>2)     HES APC (apcs):</w:t>
            </w:r>
          </w:p>
          <w:p w14:paraId="0750EA49" w14:textId="77777777" w:rsidR="002F02C0" w:rsidRDefault="00000000">
            <w:pPr>
              <w:spacing w:line="240" w:lineRule="auto"/>
              <w:rPr>
                <w:sz w:val="18"/>
                <w:szCs w:val="18"/>
              </w:rPr>
            </w:pPr>
            <w:r>
              <w:rPr>
                <w:sz w:val="18"/>
                <w:szCs w:val="18"/>
              </w:rPr>
              <w:t xml:space="preserve">-        </w:t>
            </w:r>
            <w:hyperlink r:id="rId83">
              <w:r>
                <w:rPr>
                  <w:color w:val="1155CC"/>
                  <w:sz w:val="18"/>
                  <w:szCs w:val="18"/>
                  <w:u w:val="single"/>
                </w:rPr>
                <w:t>ami_prior_icd10</w:t>
              </w:r>
            </w:hyperlink>
          </w:p>
          <w:p w14:paraId="4638A758" w14:textId="77777777" w:rsidR="002F02C0" w:rsidRDefault="00000000">
            <w:pPr>
              <w:spacing w:line="240" w:lineRule="auto"/>
              <w:rPr>
                <w:sz w:val="18"/>
                <w:szCs w:val="18"/>
              </w:rPr>
            </w:pPr>
            <w:r>
              <w:rPr>
                <w:sz w:val="18"/>
                <w:szCs w:val="18"/>
              </w:rPr>
              <w:t xml:space="preserve">-       </w:t>
            </w:r>
            <w:hyperlink r:id="rId84">
              <w:r>
                <w:rPr>
                  <w:color w:val="1155CC"/>
                  <w:sz w:val="18"/>
                  <w:szCs w:val="18"/>
                  <w:u w:val="single"/>
                </w:rPr>
                <w:t>ami_icd10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0678B6FC" w14:textId="77777777" w:rsidR="002F02C0" w:rsidRDefault="00000000">
            <w:pPr>
              <w:spacing w:line="240" w:lineRule="auto"/>
              <w:rPr>
                <w:sz w:val="18"/>
                <w:szCs w:val="18"/>
              </w:rPr>
            </w:pPr>
            <w:r>
              <w:rPr>
                <w:sz w:val="18"/>
                <w:szCs w:val="18"/>
              </w:rPr>
              <w:t>Baseline: elig_date_t2dm</w:t>
            </w:r>
          </w:p>
        </w:tc>
      </w:tr>
      <w:tr w:rsidR="002F02C0" w14:paraId="49B2EA22" w14:textId="77777777">
        <w:trPr>
          <w:trHeight w:val="1343"/>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82553A" w14:textId="77777777" w:rsidR="002F02C0" w:rsidRDefault="00000000">
            <w:pPr>
              <w:spacing w:line="240" w:lineRule="auto"/>
              <w:rPr>
                <w:sz w:val="18"/>
                <w:szCs w:val="18"/>
              </w:rPr>
            </w:pPr>
            <w:r>
              <w:rPr>
                <w:sz w:val="18"/>
                <w:szCs w:val="18"/>
              </w:rPr>
              <w:t>All stroke, on or before baseline</w:t>
            </w:r>
          </w:p>
          <w:p w14:paraId="5E0C9186"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23379A79" w14:textId="77777777" w:rsidR="002F02C0" w:rsidRDefault="00000000">
            <w:pPr>
              <w:spacing w:line="240" w:lineRule="auto"/>
              <w:rPr>
                <w:sz w:val="18"/>
                <w:szCs w:val="18"/>
              </w:rPr>
            </w:pPr>
            <w:r>
              <w:rPr>
                <w:sz w:val="18"/>
                <w:szCs w:val="18"/>
              </w:rPr>
              <w:t>cov_bin_all_stroke</w:t>
            </w:r>
          </w:p>
          <w:p w14:paraId="272DD0CD"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23B00ED5"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435CA5C"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0EA1021E" w14:textId="77777777" w:rsidR="002F02C0" w:rsidRDefault="00000000">
            <w:pPr>
              <w:spacing w:line="240" w:lineRule="auto"/>
              <w:rPr>
                <w:sz w:val="18"/>
                <w:szCs w:val="18"/>
              </w:rPr>
            </w:pPr>
            <w:r>
              <w:rPr>
                <w:sz w:val="18"/>
                <w:szCs w:val="18"/>
              </w:rPr>
              <w:t>1)     Primary care (clinical_events):</w:t>
            </w:r>
          </w:p>
          <w:p w14:paraId="51DAF271" w14:textId="77777777" w:rsidR="002F02C0" w:rsidRDefault="00000000">
            <w:pPr>
              <w:numPr>
                <w:ilvl w:val="0"/>
                <w:numId w:val="3"/>
              </w:numPr>
              <w:spacing w:line="240" w:lineRule="auto"/>
              <w:rPr>
                <w:sz w:val="18"/>
                <w:szCs w:val="18"/>
              </w:rPr>
            </w:pPr>
            <w:hyperlink r:id="rId85">
              <w:r>
                <w:rPr>
                  <w:color w:val="1155CC"/>
                  <w:sz w:val="18"/>
                  <w:szCs w:val="18"/>
                  <w:u w:val="single"/>
                </w:rPr>
                <w:t>stroke_isch_snomed_clinical</w:t>
              </w:r>
            </w:hyperlink>
          </w:p>
          <w:p w14:paraId="5793C612" w14:textId="77777777" w:rsidR="002F02C0" w:rsidRDefault="00000000">
            <w:pPr>
              <w:numPr>
                <w:ilvl w:val="0"/>
                <w:numId w:val="3"/>
              </w:numPr>
              <w:spacing w:line="240" w:lineRule="auto"/>
              <w:rPr>
                <w:sz w:val="18"/>
                <w:szCs w:val="18"/>
              </w:rPr>
            </w:pPr>
            <w:hyperlink r:id="rId86">
              <w:r>
                <w:rPr>
                  <w:color w:val="1155CC"/>
                  <w:sz w:val="18"/>
                  <w:szCs w:val="18"/>
                  <w:u w:val="single"/>
                </w:rPr>
                <w:t>stroke_sah_hs_snomed_clinical</w:t>
              </w:r>
            </w:hyperlink>
          </w:p>
          <w:p w14:paraId="5B228564" w14:textId="77777777" w:rsidR="002F02C0" w:rsidRDefault="00000000">
            <w:pPr>
              <w:spacing w:line="240" w:lineRule="auto"/>
              <w:rPr>
                <w:sz w:val="18"/>
                <w:szCs w:val="18"/>
              </w:rPr>
            </w:pPr>
            <w:r>
              <w:rPr>
                <w:sz w:val="18"/>
                <w:szCs w:val="18"/>
              </w:rPr>
              <w:t>2)     HES APC (apcs):</w:t>
            </w:r>
          </w:p>
          <w:p w14:paraId="566439E6" w14:textId="77777777" w:rsidR="002F02C0" w:rsidRDefault="00000000">
            <w:pPr>
              <w:numPr>
                <w:ilvl w:val="0"/>
                <w:numId w:val="8"/>
              </w:numPr>
              <w:spacing w:line="240" w:lineRule="auto"/>
              <w:rPr>
                <w:sz w:val="18"/>
                <w:szCs w:val="18"/>
              </w:rPr>
            </w:pPr>
            <w:hyperlink r:id="rId87">
              <w:r>
                <w:rPr>
                  <w:color w:val="1155CC"/>
                  <w:sz w:val="18"/>
                  <w:szCs w:val="18"/>
                  <w:u w:val="single"/>
                </w:rPr>
                <w:t>stroke_isch_icd10</w:t>
              </w:r>
            </w:hyperlink>
          </w:p>
          <w:p w14:paraId="5E0E0DF6" w14:textId="77777777" w:rsidR="002F02C0" w:rsidRDefault="00000000">
            <w:pPr>
              <w:numPr>
                <w:ilvl w:val="0"/>
                <w:numId w:val="8"/>
              </w:numPr>
              <w:spacing w:line="240" w:lineRule="auto"/>
              <w:rPr>
                <w:sz w:val="18"/>
                <w:szCs w:val="18"/>
              </w:rPr>
            </w:pPr>
            <w:hyperlink r:id="rId88">
              <w:r>
                <w:rPr>
                  <w:color w:val="1155CC"/>
                  <w:sz w:val="18"/>
                  <w:szCs w:val="18"/>
                  <w:u w:val="single"/>
                </w:rPr>
                <w:t>stroke_sah_hs_icd10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5C3A754D" w14:textId="77777777" w:rsidR="002F02C0" w:rsidRDefault="00000000">
            <w:pPr>
              <w:spacing w:line="240" w:lineRule="auto"/>
              <w:rPr>
                <w:sz w:val="18"/>
                <w:szCs w:val="18"/>
              </w:rPr>
            </w:pPr>
            <w:r>
              <w:rPr>
                <w:sz w:val="18"/>
                <w:szCs w:val="18"/>
              </w:rPr>
              <w:t>Baseline: elig_date_t2dm</w:t>
            </w:r>
          </w:p>
        </w:tc>
      </w:tr>
      <w:tr w:rsidR="002F02C0" w14:paraId="21739368" w14:textId="77777777">
        <w:trPr>
          <w:trHeight w:val="90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CCE80D" w14:textId="77777777" w:rsidR="002F02C0" w:rsidRDefault="00000000">
            <w:pPr>
              <w:spacing w:line="240" w:lineRule="auto"/>
              <w:rPr>
                <w:sz w:val="18"/>
                <w:szCs w:val="18"/>
              </w:rPr>
            </w:pPr>
            <w:r>
              <w:rPr>
                <w:sz w:val="18"/>
                <w:szCs w:val="18"/>
              </w:rPr>
              <w:t>Other arterial embolism, on or before baseline</w:t>
            </w:r>
          </w:p>
          <w:p w14:paraId="22EF226D"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4B08720F" w14:textId="77777777" w:rsidR="002F02C0" w:rsidRDefault="00000000">
            <w:pPr>
              <w:spacing w:line="240" w:lineRule="auto"/>
              <w:rPr>
                <w:sz w:val="18"/>
                <w:szCs w:val="18"/>
              </w:rPr>
            </w:pPr>
            <w:r>
              <w:rPr>
                <w:sz w:val="18"/>
                <w:szCs w:val="18"/>
              </w:rPr>
              <w:t>cov_bin_other_arterial_embolism</w:t>
            </w:r>
          </w:p>
          <w:p w14:paraId="1E0C87B6"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61BF17EC"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7B05AB85"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23921803" w14:textId="77777777" w:rsidR="002F02C0" w:rsidRDefault="00000000">
            <w:pPr>
              <w:spacing w:line="240" w:lineRule="auto"/>
              <w:rPr>
                <w:sz w:val="18"/>
                <w:szCs w:val="18"/>
              </w:rPr>
            </w:pPr>
            <w:r>
              <w:rPr>
                <w:sz w:val="18"/>
                <w:szCs w:val="18"/>
              </w:rPr>
              <w:t>1)     Primary care (clinical_events):</w:t>
            </w:r>
          </w:p>
          <w:p w14:paraId="36AFE6F5" w14:textId="77777777" w:rsidR="002F02C0" w:rsidRDefault="00000000">
            <w:pPr>
              <w:spacing w:line="240" w:lineRule="auto"/>
              <w:rPr>
                <w:sz w:val="18"/>
                <w:szCs w:val="18"/>
              </w:rPr>
            </w:pPr>
            <w:r>
              <w:rPr>
                <w:sz w:val="18"/>
                <w:szCs w:val="18"/>
              </w:rPr>
              <w:t xml:space="preserve">-   </w:t>
            </w:r>
            <w:hyperlink r:id="rId89">
              <w:r>
                <w:rPr>
                  <w:color w:val="1155CC"/>
                  <w:sz w:val="18"/>
                  <w:szCs w:val="18"/>
                  <w:u w:val="single"/>
                </w:rPr>
                <w:t>other_arterial_embolism_snomed_clinical</w:t>
              </w:r>
            </w:hyperlink>
          </w:p>
          <w:p w14:paraId="153C23DE" w14:textId="77777777" w:rsidR="002F02C0" w:rsidRDefault="00000000">
            <w:pPr>
              <w:spacing w:line="240" w:lineRule="auto"/>
              <w:rPr>
                <w:sz w:val="18"/>
                <w:szCs w:val="18"/>
              </w:rPr>
            </w:pPr>
            <w:r>
              <w:rPr>
                <w:sz w:val="18"/>
                <w:szCs w:val="18"/>
              </w:rPr>
              <w:t>2)     HES APC (apcs):</w:t>
            </w:r>
          </w:p>
          <w:p w14:paraId="3F38AD7A" w14:textId="77777777" w:rsidR="002F02C0" w:rsidRDefault="00000000">
            <w:pPr>
              <w:spacing w:line="240" w:lineRule="auto"/>
              <w:rPr>
                <w:sz w:val="18"/>
                <w:szCs w:val="18"/>
              </w:rPr>
            </w:pPr>
            <w:r>
              <w:rPr>
                <w:sz w:val="18"/>
                <w:szCs w:val="18"/>
              </w:rPr>
              <w:t xml:space="preserve">-       </w:t>
            </w:r>
            <w:hyperlink r:id="rId90">
              <w:r>
                <w:rPr>
                  <w:color w:val="1155CC"/>
                  <w:sz w:val="18"/>
                  <w:szCs w:val="18"/>
                  <w:u w:val="single"/>
                </w:rPr>
                <w:t>other_arterial_embolism_icd10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7C63F323" w14:textId="77777777" w:rsidR="002F02C0" w:rsidRDefault="00000000">
            <w:pPr>
              <w:spacing w:line="240" w:lineRule="auto"/>
              <w:rPr>
                <w:sz w:val="18"/>
                <w:szCs w:val="18"/>
              </w:rPr>
            </w:pPr>
            <w:r>
              <w:rPr>
                <w:sz w:val="18"/>
                <w:szCs w:val="18"/>
              </w:rPr>
              <w:t>Baseline: elig_date_t2dm</w:t>
            </w:r>
          </w:p>
        </w:tc>
      </w:tr>
      <w:tr w:rsidR="002F02C0" w14:paraId="06AB5FE9"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EAC2D6" w14:textId="77777777" w:rsidR="002F02C0" w:rsidRDefault="00000000">
            <w:pPr>
              <w:spacing w:line="240" w:lineRule="auto"/>
              <w:rPr>
                <w:sz w:val="18"/>
                <w:szCs w:val="18"/>
              </w:rPr>
            </w:pPr>
            <w:r>
              <w:rPr>
                <w:sz w:val="18"/>
                <w:szCs w:val="18"/>
              </w:rPr>
              <w:t>Venous thromboembolism events, on or before baseline</w:t>
            </w:r>
          </w:p>
          <w:p w14:paraId="6E418593"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62AE3F94" w14:textId="77777777" w:rsidR="002F02C0" w:rsidRDefault="00000000">
            <w:pPr>
              <w:spacing w:line="240" w:lineRule="auto"/>
              <w:rPr>
                <w:sz w:val="18"/>
                <w:szCs w:val="18"/>
              </w:rPr>
            </w:pPr>
            <w:r>
              <w:rPr>
                <w:sz w:val="18"/>
                <w:szCs w:val="18"/>
              </w:rPr>
              <w:t>cov_bin_vte</w:t>
            </w:r>
          </w:p>
          <w:p w14:paraId="51C9EF40"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AEC45F6"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6544D4CB"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CA45534" w14:textId="77777777" w:rsidR="002F02C0" w:rsidRDefault="00000000">
            <w:pPr>
              <w:spacing w:line="240" w:lineRule="auto"/>
              <w:rPr>
                <w:i/>
                <w:iCs/>
                <w:sz w:val="18"/>
                <w:szCs w:val="18"/>
              </w:rPr>
            </w:pPr>
            <w:r>
              <w:rPr>
                <w:sz w:val="18"/>
                <w:szCs w:val="18"/>
              </w:rPr>
              <w:t xml:space="preserve">1)     Primary care </w:t>
            </w:r>
            <w:r>
              <w:rPr>
                <w:i/>
                <w:iCs/>
                <w:sz w:val="18"/>
                <w:szCs w:val="18"/>
              </w:rPr>
              <w:t>(clinical_events):</w:t>
            </w:r>
          </w:p>
          <w:p w14:paraId="67655D1E" w14:textId="77777777" w:rsidR="002F02C0" w:rsidRDefault="00000000">
            <w:pPr>
              <w:spacing w:line="240" w:lineRule="auto"/>
              <w:rPr>
                <w:sz w:val="18"/>
                <w:szCs w:val="18"/>
              </w:rPr>
            </w:pPr>
            <w:r>
              <w:rPr>
                <w:sz w:val="18"/>
                <w:szCs w:val="18"/>
              </w:rPr>
              <w:t xml:space="preserve">-   </w:t>
            </w:r>
            <w:hyperlink r:id="rId91">
              <w:r>
                <w:rPr>
                  <w:color w:val="1155CC"/>
                  <w:sz w:val="18"/>
                  <w:szCs w:val="18"/>
                  <w:u w:val="single"/>
                </w:rPr>
                <w:t>portal_vein_thrombosis_snomed_clinical</w:t>
              </w:r>
            </w:hyperlink>
            <w:r>
              <w:rPr>
                <w:sz w:val="18"/>
                <w:szCs w:val="18"/>
              </w:rPr>
              <w:t xml:space="preserve">, </w:t>
            </w:r>
          </w:p>
          <w:p w14:paraId="36B22EB3" w14:textId="77777777" w:rsidR="002F02C0" w:rsidRDefault="00000000">
            <w:pPr>
              <w:spacing w:line="240" w:lineRule="auto"/>
              <w:rPr>
                <w:sz w:val="18"/>
                <w:szCs w:val="18"/>
              </w:rPr>
            </w:pPr>
            <w:r>
              <w:rPr>
                <w:sz w:val="18"/>
                <w:szCs w:val="18"/>
              </w:rPr>
              <w:t xml:space="preserve">    </w:t>
            </w:r>
            <w:hyperlink r:id="rId92">
              <w:r>
                <w:rPr>
                  <w:color w:val="1155CC"/>
                  <w:sz w:val="18"/>
                  <w:szCs w:val="18"/>
                  <w:u w:val="single"/>
                </w:rPr>
                <w:t>dvt_dvt_snomed_clinical</w:t>
              </w:r>
            </w:hyperlink>
            <w:r>
              <w:rPr>
                <w:sz w:val="18"/>
                <w:szCs w:val="18"/>
              </w:rPr>
              <w:t xml:space="preserve">, </w:t>
            </w:r>
          </w:p>
          <w:p w14:paraId="6CB66AF5" w14:textId="77777777" w:rsidR="002F02C0" w:rsidRDefault="00000000">
            <w:pPr>
              <w:spacing w:line="240" w:lineRule="auto"/>
              <w:rPr>
                <w:sz w:val="18"/>
                <w:szCs w:val="18"/>
              </w:rPr>
            </w:pPr>
            <w:r>
              <w:rPr>
                <w:sz w:val="18"/>
                <w:szCs w:val="18"/>
              </w:rPr>
              <w:t xml:space="preserve">    </w:t>
            </w:r>
            <w:hyperlink r:id="rId93">
              <w:r>
                <w:rPr>
                  <w:color w:val="1155CC"/>
                  <w:sz w:val="18"/>
                  <w:szCs w:val="18"/>
                  <w:u w:val="single"/>
                </w:rPr>
                <w:t>dvt_icvt_snomed_clinical</w:t>
              </w:r>
            </w:hyperlink>
            <w:r>
              <w:rPr>
                <w:sz w:val="18"/>
                <w:szCs w:val="18"/>
              </w:rPr>
              <w:t xml:space="preserve">, </w:t>
            </w:r>
          </w:p>
          <w:p w14:paraId="2D32225B" w14:textId="77777777" w:rsidR="002F02C0" w:rsidRDefault="00000000">
            <w:pPr>
              <w:spacing w:line="240" w:lineRule="auto"/>
              <w:rPr>
                <w:sz w:val="18"/>
                <w:szCs w:val="18"/>
              </w:rPr>
            </w:pPr>
            <w:r>
              <w:rPr>
                <w:sz w:val="18"/>
                <w:szCs w:val="18"/>
              </w:rPr>
              <w:t xml:space="preserve">    </w:t>
            </w:r>
            <w:hyperlink r:id="rId94">
              <w:r>
                <w:rPr>
                  <w:color w:val="1155CC"/>
                  <w:sz w:val="18"/>
                  <w:szCs w:val="18"/>
                  <w:u w:val="single"/>
                </w:rPr>
                <w:t>dvt_pregnancy_snomed_clinical</w:t>
              </w:r>
            </w:hyperlink>
            <w:r>
              <w:rPr>
                <w:sz w:val="18"/>
                <w:szCs w:val="18"/>
              </w:rPr>
              <w:t xml:space="preserve">, </w:t>
            </w:r>
          </w:p>
          <w:p w14:paraId="775CBF5E" w14:textId="77777777" w:rsidR="002F02C0" w:rsidRDefault="00000000">
            <w:pPr>
              <w:spacing w:line="240" w:lineRule="auto"/>
              <w:rPr>
                <w:sz w:val="18"/>
                <w:szCs w:val="18"/>
              </w:rPr>
            </w:pPr>
            <w:r>
              <w:rPr>
                <w:sz w:val="18"/>
                <w:szCs w:val="18"/>
              </w:rPr>
              <w:t xml:space="preserve">    </w:t>
            </w:r>
            <w:hyperlink r:id="rId95">
              <w:r>
                <w:rPr>
                  <w:color w:val="1155CC"/>
                  <w:sz w:val="18"/>
                  <w:szCs w:val="18"/>
                  <w:u w:val="single"/>
                </w:rPr>
                <w:t>other_dvt_snomed_clinical</w:t>
              </w:r>
            </w:hyperlink>
            <w:r>
              <w:rPr>
                <w:sz w:val="18"/>
                <w:szCs w:val="18"/>
              </w:rPr>
              <w:t xml:space="preserve">, </w:t>
            </w:r>
          </w:p>
          <w:p w14:paraId="3C266FD6" w14:textId="77777777" w:rsidR="002F02C0" w:rsidRDefault="00000000">
            <w:pPr>
              <w:spacing w:line="240" w:lineRule="auto"/>
              <w:rPr>
                <w:sz w:val="18"/>
                <w:szCs w:val="18"/>
              </w:rPr>
            </w:pPr>
            <w:r>
              <w:rPr>
                <w:sz w:val="18"/>
                <w:szCs w:val="18"/>
              </w:rPr>
              <w:t xml:space="preserve">    </w:t>
            </w:r>
            <w:hyperlink r:id="rId96">
              <w:r>
                <w:rPr>
                  <w:color w:val="1155CC"/>
                  <w:sz w:val="18"/>
                  <w:szCs w:val="18"/>
                  <w:u w:val="single"/>
                </w:rPr>
                <w:t>pe_snomed_clinical</w:t>
              </w:r>
            </w:hyperlink>
          </w:p>
          <w:p w14:paraId="299D33CB" w14:textId="77777777" w:rsidR="002F02C0" w:rsidRDefault="002F02C0">
            <w:pPr>
              <w:spacing w:line="240" w:lineRule="auto"/>
              <w:rPr>
                <w:sz w:val="18"/>
                <w:szCs w:val="18"/>
              </w:rPr>
            </w:pPr>
          </w:p>
          <w:p w14:paraId="0ED8BE6D" w14:textId="77777777" w:rsidR="002F02C0" w:rsidRDefault="00000000">
            <w:pPr>
              <w:spacing w:line="240" w:lineRule="auto"/>
              <w:rPr>
                <w:i/>
                <w:iCs/>
                <w:sz w:val="18"/>
                <w:szCs w:val="18"/>
              </w:rPr>
            </w:pPr>
            <w:r>
              <w:rPr>
                <w:sz w:val="18"/>
                <w:szCs w:val="18"/>
              </w:rPr>
              <w:t xml:space="preserve">2)     HES APC </w:t>
            </w:r>
            <w:r>
              <w:rPr>
                <w:i/>
                <w:iCs/>
                <w:sz w:val="18"/>
                <w:szCs w:val="18"/>
              </w:rPr>
              <w:t>(apcs):</w:t>
            </w:r>
          </w:p>
          <w:p w14:paraId="2C0E209C" w14:textId="77777777" w:rsidR="002F02C0" w:rsidRDefault="00000000">
            <w:pPr>
              <w:spacing w:line="240" w:lineRule="auto"/>
              <w:rPr>
                <w:sz w:val="18"/>
                <w:szCs w:val="18"/>
              </w:rPr>
            </w:pPr>
            <w:r>
              <w:rPr>
                <w:sz w:val="18"/>
                <w:szCs w:val="18"/>
              </w:rPr>
              <w:t xml:space="preserve">-   </w:t>
            </w:r>
            <w:hyperlink r:id="rId97">
              <w:r>
                <w:rPr>
                  <w:color w:val="1155CC"/>
                  <w:sz w:val="18"/>
                  <w:szCs w:val="18"/>
                  <w:u w:val="single"/>
                </w:rPr>
                <w:t>portal_vein_thrombosis_icd10</w:t>
              </w:r>
            </w:hyperlink>
            <w:r>
              <w:rPr>
                <w:sz w:val="18"/>
                <w:szCs w:val="18"/>
              </w:rPr>
              <w:t xml:space="preserve">, </w:t>
            </w:r>
          </w:p>
          <w:p w14:paraId="3505BF50" w14:textId="77777777" w:rsidR="002F02C0" w:rsidRDefault="00000000">
            <w:pPr>
              <w:spacing w:line="240" w:lineRule="auto"/>
              <w:rPr>
                <w:sz w:val="18"/>
                <w:szCs w:val="18"/>
              </w:rPr>
            </w:pPr>
            <w:r>
              <w:rPr>
                <w:sz w:val="18"/>
                <w:szCs w:val="18"/>
              </w:rPr>
              <w:t xml:space="preserve">    </w:t>
            </w:r>
            <w:hyperlink r:id="rId98">
              <w:r>
                <w:rPr>
                  <w:color w:val="1155CC"/>
                  <w:sz w:val="18"/>
                  <w:szCs w:val="18"/>
                  <w:u w:val="single"/>
                </w:rPr>
                <w:t>dvt_dvt_icd10</w:t>
              </w:r>
            </w:hyperlink>
            <w:r>
              <w:rPr>
                <w:sz w:val="18"/>
                <w:szCs w:val="18"/>
              </w:rPr>
              <w:t xml:space="preserve">, </w:t>
            </w:r>
          </w:p>
          <w:p w14:paraId="38893435" w14:textId="77777777" w:rsidR="002F02C0" w:rsidRDefault="00000000">
            <w:pPr>
              <w:spacing w:line="240" w:lineRule="auto"/>
              <w:rPr>
                <w:sz w:val="18"/>
                <w:szCs w:val="18"/>
              </w:rPr>
            </w:pPr>
            <w:r>
              <w:rPr>
                <w:sz w:val="18"/>
                <w:szCs w:val="18"/>
              </w:rPr>
              <w:t xml:space="preserve">    </w:t>
            </w:r>
            <w:hyperlink r:id="rId99">
              <w:r>
                <w:rPr>
                  <w:color w:val="1155CC"/>
                  <w:sz w:val="18"/>
                  <w:szCs w:val="18"/>
                  <w:u w:val="single"/>
                </w:rPr>
                <w:t>dvt_icvt_icd10</w:t>
              </w:r>
            </w:hyperlink>
            <w:r>
              <w:rPr>
                <w:sz w:val="18"/>
                <w:szCs w:val="18"/>
              </w:rPr>
              <w:t xml:space="preserve">, </w:t>
            </w:r>
          </w:p>
          <w:p w14:paraId="02A4AE6C" w14:textId="77777777" w:rsidR="002F02C0" w:rsidRDefault="00000000">
            <w:pPr>
              <w:spacing w:line="240" w:lineRule="auto"/>
              <w:rPr>
                <w:sz w:val="18"/>
                <w:szCs w:val="18"/>
              </w:rPr>
            </w:pPr>
            <w:r>
              <w:rPr>
                <w:sz w:val="18"/>
                <w:szCs w:val="18"/>
              </w:rPr>
              <w:t xml:space="preserve">    </w:t>
            </w:r>
            <w:hyperlink r:id="rId100">
              <w:r>
                <w:rPr>
                  <w:color w:val="1155CC"/>
                  <w:sz w:val="18"/>
                  <w:szCs w:val="18"/>
                  <w:u w:val="single"/>
                </w:rPr>
                <w:t>dvt_pregnancy_icd10</w:t>
              </w:r>
            </w:hyperlink>
            <w:r>
              <w:rPr>
                <w:sz w:val="18"/>
                <w:szCs w:val="18"/>
              </w:rPr>
              <w:t xml:space="preserve">, </w:t>
            </w:r>
          </w:p>
          <w:p w14:paraId="02C41E8F" w14:textId="77777777" w:rsidR="002F02C0" w:rsidRDefault="00000000">
            <w:pPr>
              <w:spacing w:line="240" w:lineRule="auto"/>
              <w:rPr>
                <w:sz w:val="18"/>
                <w:szCs w:val="18"/>
              </w:rPr>
            </w:pPr>
            <w:r>
              <w:rPr>
                <w:sz w:val="18"/>
                <w:szCs w:val="18"/>
              </w:rPr>
              <w:t xml:space="preserve">    </w:t>
            </w:r>
            <w:hyperlink r:id="rId101">
              <w:r>
                <w:rPr>
                  <w:color w:val="1155CC"/>
                  <w:sz w:val="18"/>
                  <w:szCs w:val="18"/>
                  <w:u w:val="single"/>
                </w:rPr>
                <w:t>other_dvt_icd10</w:t>
              </w:r>
            </w:hyperlink>
            <w:r>
              <w:rPr>
                <w:sz w:val="18"/>
                <w:szCs w:val="18"/>
              </w:rPr>
              <w:t xml:space="preserve">, </w:t>
            </w:r>
          </w:p>
          <w:p w14:paraId="38D505B4" w14:textId="77777777" w:rsidR="002F02C0" w:rsidRDefault="00000000">
            <w:pPr>
              <w:spacing w:line="240" w:lineRule="auto"/>
              <w:rPr>
                <w:sz w:val="18"/>
                <w:szCs w:val="18"/>
              </w:rPr>
            </w:pPr>
            <w:r>
              <w:rPr>
                <w:sz w:val="18"/>
                <w:szCs w:val="18"/>
              </w:rPr>
              <w:t xml:space="preserve">    </w:t>
            </w:r>
            <w:hyperlink r:id="rId102">
              <w:r>
                <w:rPr>
                  <w:color w:val="1155CC"/>
                  <w:sz w:val="18"/>
                  <w:szCs w:val="18"/>
                  <w:u w:val="single"/>
                </w:rPr>
                <w:t>icvt_pregnancy_icd10</w:t>
              </w:r>
            </w:hyperlink>
            <w:r>
              <w:rPr>
                <w:sz w:val="18"/>
                <w:szCs w:val="18"/>
              </w:rPr>
              <w:t xml:space="preserve">, </w:t>
            </w:r>
          </w:p>
          <w:p w14:paraId="5F48AC3E" w14:textId="77777777" w:rsidR="002F02C0" w:rsidRDefault="00000000">
            <w:pPr>
              <w:spacing w:line="240" w:lineRule="auto"/>
              <w:rPr>
                <w:sz w:val="18"/>
                <w:szCs w:val="18"/>
              </w:rPr>
            </w:pPr>
            <w:r>
              <w:rPr>
                <w:sz w:val="18"/>
                <w:szCs w:val="18"/>
              </w:rPr>
              <w:t xml:space="preserve">    </w:t>
            </w:r>
            <w:hyperlink r:id="rId103">
              <w:r>
                <w:rPr>
                  <w:color w:val="1155CC"/>
                  <w:sz w:val="18"/>
                  <w:szCs w:val="18"/>
                  <w:u w:val="single"/>
                </w:rPr>
                <w:t>pe_icd10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0204A144" w14:textId="77777777" w:rsidR="002F02C0" w:rsidRDefault="00000000">
            <w:pPr>
              <w:spacing w:line="240" w:lineRule="auto"/>
              <w:rPr>
                <w:sz w:val="18"/>
                <w:szCs w:val="18"/>
              </w:rPr>
            </w:pPr>
            <w:r>
              <w:rPr>
                <w:sz w:val="18"/>
                <w:szCs w:val="18"/>
              </w:rPr>
              <w:t>Baseline: elig_date_t2dm</w:t>
            </w:r>
          </w:p>
        </w:tc>
      </w:tr>
      <w:tr w:rsidR="002F02C0" w14:paraId="5DCCB67C"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8B1595" w14:textId="77777777" w:rsidR="002F02C0" w:rsidRDefault="00000000">
            <w:pPr>
              <w:spacing w:line="240" w:lineRule="auto"/>
              <w:rPr>
                <w:sz w:val="18"/>
                <w:szCs w:val="18"/>
              </w:rPr>
            </w:pPr>
            <w:r>
              <w:rPr>
                <w:sz w:val="18"/>
                <w:szCs w:val="18"/>
              </w:rPr>
              <w:t>Heart failure, on or before baseline</w:t>
            </w:r>
          </w:p>
          <w:p w14:paraId="2DC7DED9"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67BD086A" w14:textId="77777777" w:rsidR="002F02C0" w:rsidRDefault="00000000">
            <w:pPr>
              <w:spacing w:line="240" w:lineRule="auto"/>
              <w:rPr>
                <w:sz w:val="18"/>
                <w:szCs w:val="18"/>
              </w:rPr>
            </w:pPr>
            <w:r>
              <w:rPr>
                <w:sz w:val="18"/>
                <w:szCs w:val="18"/>
              </w:rPr>
              <w:t>cov_bin_hf</w:t>
            </w:r>
          </w:p>
        </w:tc>
        <w:tc>
          <w:tcPr>
            <w:tcW w:w="720" w:type="dxa"/>
            <w:tcBorders>
              <w:bottom w:val="single" w:sz="8" w:space="0" w:color="000000"/>
              <w:right w:val="single" w:sz="8" w:space="0" w:color="000000"/>
            </w:tcBorders>
            <w:tcMar>
              <w:top w:w="0" w:type="dxa"/>
              <w:left w:w="100" w:type="dxa"/>
              <w:bottom w:w="0" w:type="dxa"/>
              <w:right w:w="100" w:type="dxa"/>
            </w:tcMar>
          </w:tcPr>
          <w:p w14:paraId="59F8C5B0"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7C4E274"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7305D1A" w14:textId="77777777" w:rsidR="002F02C0" w:rsidRDefault="00000000">
            <w:pPr>
              <w:spacing w:line="240" w:lineRule="auto"/>
              <w:rPr>
                <w:sz w:val="18"/>
                <w:szCs w:val="18"/>
              </w:rPr>
            </w:pPr>
            <w:r>
              <w:rPr>
                <w:sz w:val="18"/>
                <w:szCs w:val="18"/>
              </w:rPr>
              <w:t>1)     Primary care (clinical_events):</w:t>
            </w:r>
          </w:p>
          <w:p w14:paraId="35706392" w14:textId="77777777" w:rsidR="002F02C0" w:rsidRDefault="00000000">
            <w:pPr>
              <w:spacing w:line="240" w:lineRule="auto"/>
              <w:rPr>
                <w:color w:val="CCCCCC"/>
                <w:sz w:val="18"/>
                <w:szCs w:val="18"/>
              </w:rPr>
            </w:pPr>
            <w:hyperlink r:id="rId104">
              <w:r>
                <w:rPr>
                  <w:color w:val="1155CC"/>
                  <w:sz w:val="18"/>
                  <w:szCs w:val="18"/>
                  <w:u w:val="single"/>
                </w:rPr>
                <w:t>hf_snomed_clinical</w:t>
              </w:r>
            </w:hyperlink>
          </w:p>
          <w:p w14:paraId="33A8A990" w14:textId="77777777" w:rsidR="002F02C0" w:rsidRDefault="00000000">
            <w:pPr>
              <w:spacing w:line="240" w:lineRule="auto"/>
              <w:rPr>
                <w:color w:val="CCCCCC"/>
                <w:sz w:val="18"/>
                <w:szCs w:val="18"/>
              </w:rPr>
            </w:pPr>
            <w:r>
              <w:rPr>
                <w:sz w:val="18"/>
                <w:szCs w:val="18"/>
              </w:rPr>
              <w:t>2)     HES APC (apcs):</w:t>
            </w:r>
          </w:p>
          <w:p w14:paraId="687DC4C3" w14:textId="77777777" w:rsidR="002F02C0" w:rsidRDefault="00000000">
            <w:pPr>
              <w:spacing w:line="240" w:lineRule="auto"/>
              <w:rPr>
                <w:sz w:val="18"/>
                <w:szCs w:val="18"/>
              </w:rPr>
            </w:pPr>
            <w:hyperlink r:id="rId105">
              <w:r>
                <w:rPr>
                  <w:color w:val="1155CC"/>
                  <w:sz w:val="18"/>
                  <w:szCs w:val="18"/>
                  <w:u w:val="single"/>
                </w:rPr>
                <w:t>hf_icd10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3BF269AC" w14:textId="77777777" w:rsidR="002F02C0" w:rsidRDefault="00000000">
            <w:pPr>
              <w:spacing w:line="240" w:lineRule="auto"/>
              <w:rPr>
                <w:sz w:val="18"/>
                <w:szCs w:val="18"/>
              </w:rPr>
            </w:pPr>
            <w:r>
              <w:rPr>
                <w:sz w:val="18"/>
                <w:szCs w:val="18"/>
              </w:rPr>
              <w:t>Baseline: elig_date_t2dm</w:t>
            </w:r>
          </w:p>
        </w:tc>
      </w:tr>
      <w:tr w:rsidR="002F02C0" w14:paraId="2DC89FF2"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81AC6F" w14:textId="77777777" w:rsidR="002F02C0" w:rsidRDefault="00000000">
            <w:pPr>
              <w:spacing w:line="240" w:lineRule="auto"/>
              <w:rPr>
                <w:sz w:val="18"/>
                <w:szCs w:val="18"/>
              </w:rPr>
            </w:pPr>
            <w:r>
              <w:rPr>
                <w:sz w:val="18"/>
                <w:szCs w:val="18"/>
              </w:rPr>
              <w:lastRenderedPageBreak/>
              <w:t>Angina, on or before baseline</w:t>
            </w:r>
          </w:p>
          <w:p w14:paraId="36C0DBB1"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1FB8E613" w14:textId="77777777" w:rsidR="002F02C0" w:rsidRDefault="00000000">
            <w:pPr>
              <w:spacing w:line="240" w:lineRule="auto"/>
              <w:rPr>
                <w:sz w:val="18"/>
                <w:szCs w:val="18"/>
              </w:rPr>
            </w:pPr>
            <w:r>
              <w:rPr>
                <w:sz w:val="18"/>
                <w:szCs w:val="18"/>
              </w:rPr>
              <w:t>cov_bin_angina</w:t>
            </w:r>
          </w:p>
          <w:p w14:paraId="135F3967"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729D75E"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2B381EC5"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23013B71" w14:textId="77777777" w:rsidR="002F02C0" w:rsidRDefault="00000000">
            <w:pPr>
              <w:spacing w:line="240" w:lineRule="auto"/>
              <w:rPr>
                <w:sz w:val="18"/>
                <w:szCs w:val="18"/>
              </w:rPr>
            </w:pPr>
            <w:r>
              <w:rPr>
                <w:sz w:val="18"/>
                <w:szCs w:val="18"/>
              </w:rPr>
              <w:t>1)     Primary care (clinical_events):</w:t>
            </w:r>
          </w:p>
          <w:p w14:paraId="015229A8" w14:textId="77777777" w:rsidR="002F02C0" w:rsidRDefault="00000000">
            <w:pPr>
              <w:spacing w:line="240" w:lineRule="auto"/>
              <w:rPr>
                <w:sz w:val="18"/>
                <w:szCs w:val="18"/>
              </w:rPr>
            </w:pPr>
            <w:hyperlink r:id="rId106">
              <w:r>
                <w:rPr>
                  <w:color w:val="1155CC"/>
                  <w:sz w:val="18"/>
                  <w:szCs w:val="18"/>
                  <w:u w:val="single"/>
                </w:rPr>
                <w:t>angina_snomed_clinical</w:t>
              </w:r>
            </w:hyperlink>
          </w:p>
          <w:p w14:paraId="4814D012" w14:textId="77777777" w:rsidR="002F02C0" w:rsidRDefault="00000000">
            <w:pPr>
              <w:spacing w:line="240" w:lineRule="auto"/>
              <w:rPr>
                <w:sz w:val="18"/>
                <w:szCs w:val="18"/>
              </w:rPr>
            </w:pPr>
            <w:r>
              <w:rPr>
                <w:sz w:val="18"/>
                <w:szCs w:val="18"/>
              </w:rPr>
              <w:t>2)     HES APC (apcs):</w:t>
            </w:r>
          </w:p>
          <w:p w14:paraId="617F2BAA" w14:textId="77777777" w:rsidR="002F02C0" w:rsidRDefault="00000000">
            <w:pPr>
              <w:spacing w:line="240" w:lineRule="auto"/>
              <w:rPr>
                <w:sz w:val="18"/>
                <w:szCs w:val="18"/>
              </w:rPr>
            </w:pPr>
            <w:hyperlink r:id="rId107">
              <w:r>
                <w:rPr>
                  <w:color w:val="1155CC"/>
                  <w:sz w:val="18"/>
                  <w:szCs w:val="18"/>
                  <w:u w:val="single"/>
                </w:rPr>
                <w:t>angina_icd10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66BAF7FD" w14:textId="77777777" w:rsidR="002F02C0" w:rsidRDefault="00000000">
            <w:pPr>
              <w:spacing w:line="240" w:lineRule="auto"/>
              <w:rPr>
                <w:sz w:val="18"/>
                <w:szCs w:val="18"/>
              </w:rPr>
            </w:pPr>
            <w:r>
              <w:rPr>
                <w:sz w:val="18"/>
                <w:szCs w:val="18"/>
              </w:rPr>
              <w:t>Baseline: elig_date_t2dm</w:t>
            </w:r>
          </w:p>
        </w:tc>
      </w:tr>
      <w:tr w:rsidR="002F02C0" w14:paraId="777A57B4"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ACC422" w14:textId="77777777" w:rsidR="002F02C0" w:rsidRDefault="00000000">
            <w:pPr>
              <w:spacing w:line="240" w:lineRule="auto"/>
              <w:rPr>
                <w:sz w:val="18"/>
                <w:szCs w:val="18"/>
              </w:rPr>
            </w:pPr>
            <w:r>
              <w:rPr>
                <w:sz w:val="18"/>
                <w:szCs w:val="18"/>
              </w:rPr>
              <w:t>Dementia, on or before baseline</w:t>
            </w:r>
          </w:p>
          <w:p w14:paraId="72ED0F2F"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0B6C7F2E" w14:textId="77777777" w:rsidR="002F02C0" w:rsidRDefault="00000000">
            <w:pPr>
              <w:spacing w:line="240" w:lineRule="auto"/>
              <w:rPr>
                <w:sz w:val="18"/>
                <w:szCs w:val="18"/>
              </w:rPr>
            </w:pPr>
            <w:r>
              <w:rPr>
                <w:sz w:val="18"/>
                <w:szCs w:val="18"/>
              </w:rPr>
              <w:t>cov_bin_dementia</w:t>
            </w:r>
          </w:p>
          <w:p w14:paraId="5C57B9FD"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2C86F42E"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5052574F"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01EC604C" w14:textId="77777777" w:rsidR="002F02C0" w:rsidRDefault="00000000">
            <w:pPr>
              <w:spacing w:line="240" w:lineRule="auto"/>
              <w:rPr>
                <w:sz w:val="18"/>
                <w:szCs w:val="18"/>
              </w:rPr>
            </w:pPr>
            <w:r>
              <w:rPr>
                <w:sz w:val="18"/>
                <w:szCs w:val="18"/>
              </w:rPr>
              <w:t>1)     Primary care (clinical_events):</w:t>
            </w:r>
          </w:p>
          <w:p w14:paraId="6436FAFB" w14:textId="77777777" w:rsidR="002F02C0" w:rsidRDefault="00000000">
            <w:pPr>
              <w:spacing w:line="240" w:lineRule="auto"/>
              <w:rPr>
                <w:color w:val="CCCCCC"/>
                <w:sz w:val="18"/>
                <w:szCs w:val="18"/>
              </w:rPr>
            </w:pPr>
            <w:hyperlink r:id="rId108">
              <w:r>
                <w:rPr>
                  <w:color w:val="1155CC"/>
                  <w:sz w:val="18"/>
                  <w:szCs w:val="18"/>
                  <w:u w:val="single"/>
                </w:rPr>
                <w:t>dementia_snomed_clinical</w:t>
              </w:r>
            </w:hyperlink>
          </w:p>
          <w:p w14:paraId="2C4751F1" w14:textId="77777777" w:rsidR="002F02C0" w:rsidRDefault="00000000">
            <w:pPr>
              <w:spacing w:line="240" w:lineRule="auto"/>
              <w:rPr>
                <w:sz w:val="18"/>
                <w:szCs w:val="18"/>
              </w:rPr>
            </w:pPr>
            <w:hyperlink r:id="rId109">
              <w:r>
                <w:rPr>
                  <w:color w:val="1155CC"/>
                  <w:sz w:val="18"/>
                  <w:szCs w:val="18"/>
                  <w:u w:val="single"/>
                </w:rPr>
                <w:t>dementia_vascular_snomed_clinical</w:t>
              </w:r>
            </w:hyperlink>
          </w:p>
          <w:p w14:paraId="471F6477" w14:textId="77777777" w:rsidR="002F02C0" w:rsidRDefault="00000000">
            <w:pPr>
              <w:spacing w:line="240" w:lineRule="auto"/>
              <w:rPr>
                <w:sz w:val="18"/>
                <w:szCs w:val="18"/>
              </w:rPr>
            </w:pPr>
            <w:r>
              <w:rPr>
                <w:sz w:val="18"/>
                <w:szCs w:val="18"/>
              </w:rPr>
              <w:t>2)     HES APC (apcs):</w:t>
            </w:r>
          </w:p>
          <w:p w14:paraId="1A5E01E0" w14:textId="77777777" w:rsidR="002F02C0" w:rsidRPr="00947212" w:rsidRDefault="00000000">
            <w:pPr>
              <w:spacing w:line="240" w:lineRule="auto"/>
              <w:rPr>
                <w:color w:val="CCCCCC"/>
                <w:sz w:val="18"/>
                <w:szCs w:val="18"/>
                <w:lang w:val="fr-CH"/>
              </w:rPr>
            </w:pPr>
            <w:hyperlink r:id="rId110">
              <w:r w:rsidRPr="00947212">
                <w:rPr>
                  <w:color w:val="1155CC"/>
                  <w:sz w:val="18"/>
                  <w:szCs w:val="18"/>
                  <w:u w:val="single"/>
                  <w:lang w:val="fr-CH"/>
                </w:rPr>
                <w:t xml:space="preserve">dementia_icd10 </w:t>
              </w:r>
            </w:hyperlink>
          </w:p>
          <w:p w14:paraId="237A9D48" w14:textId="77777777" w:rsidR="002F02C0" w:rsidRPr="00947212" w:rsidRDefault="00000000">
            <w:pPr>
              <w:spacing w:line="240" w:lineRule="auto"/>
              <w:rPr>
                <w:sz w:val="18"/>
                <w:szCs w:val="18"/>
                <w:lang w:val="fr-CH"/>
              </w:rPr>
            </w:pPr>
            <w:hyperlink r:id="rId111">
              <w:r w:rsidRPr="00947212">
                <w:rPr>
                  <w:color w:val="1155CC"/>
                  <w:sz w:val="18"/>
                  <w:szCs w:val="18"/>
                  <w:u w:val="single"/>
                  <w:lang w:val="fr-CH"/>
                </w:rPr>
                <w:t>dementia_vascular_icd10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31F0A1C2" w14:textId="77777777" w:rsidR="002F02C0" w:rsidRDefault="00000000">
            <w:pPr>
              <w:spacing w:line="240" w:lineRule="auto"/>
              <w:rPr>
                <w:sz w:val="18"/>
                <w:szCs w:val="18"/>
              </w:rPr>
            </w:pPr>
            <w:r>
              <w:rPr>
                <w:sz w:val="18"/>
                <w:szCs w:val="18"/>
              </w:rPr>
              <w:t>Baseline: elig_date_t2dm</w:t>
            </w:r>
          </w:p>
        </w:tc>
      </w:tr>
      <w:tr w:rsidR="002F02C0" w14:paraId="3D6E4307"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83987E" w14:textId="77777777" w:rsidR="002F02C0" w:rsidRDefault="00000000">
            <w:pPr>
              <w:spacing w:line="240" w:lineRule="auto"/>
              <w:rPr>
                <w:sz w:val="18"/>
                <w:szCs w:val="18"/>
              </w:rPr>
            </w:pPr>
            <w:r>
              <w:rPr>
                <w:sz w:val="18"/>
                <w:szCs w:val="18"/>
              </w:rPr>
              <w:t>Cancer, on or before baseline</w:t>
            </w:r>
          </w:p>
          <w:p w14:paraId="727DD63D"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6090D267" w14:textId="77777777" w:rsidR="002F02C0" w:rsidRDefault="00000000">
            <w:pPr>
              <w:spacing w:line="240" w:lineRule="auto"/>
              <w:rPr>
                <w:sz w:val="18"/>
                <w:szCs w:val="18"/>
              </w:rPr>
            </w:pPr>
            <w:r>
              <w:rPr>
                <w:sz w:val="18"/>
                <w:szCs w:val="18"/>
              </w:rPr>
              <w:t>cov_bin_cancer</w:t>
            </w:r>
          </w:p>
          <w:p w14:paraId="2EE49701"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1281D62F"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1A02943B"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FFD5606" w14:textId="77777777" w:rsidR="002F02C0" w:rsidRDefault="00000000">
            <w:pPr>
              <w:spacing w:line="240" w:lineRule="auto"/>
              <w:rPr>
                <w:sz w:val="18"/>
                <w:szCs w:val="18"/>
              </w:rPr>
            </w:pPr>
            <w:r>
              <w:rPr>
                <w:sz w:val="18"/>
                <w:szCs w:val="18"/>
              </w:rPr>
              <w:t>1)     Primary care (clinical_events):</w:t>
            </w:r>
          </w:p>
          <w:p w14:paraId="64DA2607" w14:textId="77777777" w:rsidR="002F02C0" w:rsidRDefault="00000000">
            <w:pPr>
              <w:spacing w:line="240" w:lineRule="auto"/>
              <w:rPr>
                <w:color w:val="CCCCCC"/>
                <w:sz w:val="18"/>
                <w:szCs w:val="18"/>
              </w:rPr>
            </w:pPr>
            <w:hyperlink r:id="rId112">
              <w:r>
                <w:rPr>
                  <w:color w:val="1155CC"/>
                  <w:sz w:val="18"/>
                  <w:szCs w:val="18"/>
                  <w:u w:val="single"/>
                </w:rPr>
                <w:t>cancer_snomed_clinical</w:t>
              </w:r>
            </w:hyperlink>
          </w:p>
          <w:p w14:paraId="1FF1D281" w14:textId="77777777" w:rsidR="002F02C0" w:rsidRDefault="00000000">
            <w:pPr>
              <w:spacing w:line="240" w:lineRule="auto"/>
              <w:rPr>
                <w:sz w:val="18"/>
                <w:szCs w:val="18"/>
              </w:rPr>
            </w:pPr>
            <w:r>
              <w:rPr>
                <w:sz w:val="18"/>
                <w:szCs w:val="18"/>
              </w:rPr>
              <w:t>2)     HES APC (apcs):</w:t>
            </w:r>
          </w:p>
          <w:p w14:paraId="1B257149" w14:textId="77777777" w:rsidR="002F02C0" w:rsidRDefault="00000000">
            <w:pPr>
              <w:spacing w:line="240" w:lineRule="auto"/>
              <w:rPr>
                <w:sz w:val="18"/>
                <w:szCs w:val="18"/>
              </w:rPr>
            </w:pPr>
            <w:hyperlink r:id="rId113">
              <w:r>
                <w:rPr>
                  <w:color w:val="1155CC"/>
                  <w:sz w:val="18"/>
                  <w:szCs w:val="18"/>
                  <w:u w:val="single"/>
                </w:rPr>
                <w:t>cancer_icd10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0677CFDF" w14:textId="77777777" w:rsidR="002F02C0" w:rsidRDefault="00000000">
            <w:pPr>
              <w:spacing w:line="240" w:lineRule="auto"/>
              <w:rPr>
                <w:sz w:val="18"/>
                <w:szCs w:val="18"/>
              </w:rPr>
            </w:pPr>
            <w:r>
              <w:rPr>
                <w:sz w:val="18"/>
                <w:szCs w:val="18"/>
              </w:rPr>
              <w:t>Baseline: elig_date_t2dm</w:t>
            </w:r>
          </w:p>
        </w:tc>
      </w:tr>
      <w:tr w:rsidR="002F02C0" w14:paraId="0F965A1B"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0E330B" w14:textId="77777777" w:rsidR="002F02C0" w:rsidRDefault="00000000">
            <w:pPr>
              <w:spacing w:line="240" w:lineRule="auto"/>
              <w:rPr>
                <w:sz w:val="18"/>
                <w:szCs w:val="18"/>
              </w:rPr>
            </w:pPr>
            <w:r>
              <w:rPr>
                <w:sz w:val="18"/>
                <w:szCs w:val="18"/>
              </w:rPr>
              <w:t>Hypertension, on or before baseline</w:t>
            </w:r>
          </w:p>
          <w:p w14:paraId="1DC8FC1F"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427D03E8" w14:textId="77777777" w:rsidR="002F02C0" w:rsidRDefault="00000000">
            <w:pPr>
              <w:spacing w:line="240" w:lineRule="auto"/>
              <w:rPr>
                <w:sz w:val="18"/>
                <w:szCs w:val="18"/>
              </w:rPr>
            </w:pPr>
            <w:r>
              <w:rPr>
                <w:sz w:val="18"/>
                <w:szCs w:val="18"/>
              </w:rPr>
              <w:t>cov_bin_hypertension</w:t>
            </w:r>
          </w:p>
          <w:p w14:paraId="510BC288"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B32C0C9"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751AAFA4"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BD11181" w14:textId="77777777" w:rsidR="002F02C0" w:rsidRDefault="00000000">
            <w:pPr>
              <w:spacing w:line="240" w:lineRule="auto"/>
              <w:rPr>
                <w:sz w:val="18"/>
                <w:szCs w:val="18"/>
              </w:rPr>
            </w:pPr>
            <w:r>
              <w:rPr>
                <w:sz w:val="18"/>
                <w:szCs w:val="18"/>
              </w:rPr>
              <w:t>1)     Primary care (clinical_events):</w:t>
            </w:r>
          </w:p>
          <w:p w14:paraId="3E993D22" w14:textId="77777777" w:rsidR="002F02C0" w:rsidRDefault="00000000">
            <w:pPr>
              <w:spacing w:line="240" w:lineRule="auto"/>
              <w:rPr>
                <w:sz w:val="18"/>
                <w:szCs w:val="18"/>
              </w:rPr>
            </w:pPr>
            <w:hyperlink r:id="rId114">
              <w:r>
                <w:rPr>
                  <w:color w:val="1155CC"/>
                  <w:sz w:val="18"/>
                  <w:szCs w:val="18"/>
                  <w:u w:val="single"/>
                </w:rPr>
                <w:t>hypertension_snomed_clinical</w:t>
              </w:r>
            </w:hyperlink>
          </w:p>
          <w:p w14:paraId="17CB0ED5" w14:textId="77777777" w:rsidR="002F02C0" w:rsidRDefault="00000000">
            <w:pPr>
              <w:spacing w:line="240" w:lineRule="auto"/>
              <w:rPr>
                <w:sz w:val="18"/>
                <w:szCs w:val="18"/>
              </w:rPr>
            </w:pPr>
            <w:r>
              <w:rPr>
                <w:sz w:val="18"/>
                <w:szCs w:val="18"/>
              </w:rPr>
              <w:t>2)     HES APC (apcs):</w:t>
            </w:r>
          </w:p>
          <w:p w14:paraId="6404ADCF" w14:textId="77777777" w:rsidR="002F02C0" w:rsidRDefault="00000000">
            <w:pPr>
              <w:spacing w:line="240" w:lineRule="auto"/>
              <w:rPr>
                <w:sz w:val="18"/>
                <w:szCs w:val="18"/>
              </w:rPr>
            </w:pPr>
            <w:hyperlink r:id="rId115">
              <w:r>
                <w:rPr>
                  <w:color w:val="1155CC"/>
                  <w:sz w:val="18"/>
                  <w:szCs w:val="18"/>
                  <w:u w:val="single"/>
                </w:rPr>
                <w:t>hypertension_icd10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228CD364" w14:textId="77777777" w:rsidR="002F02C0" w:rsidRDefault="00000000">
            <w:pPr>
              <w:spacing w:line="240" w:lineRule="auto"/>
              <w:rPr>
                <w:sz w:val="18"/>
                <w:szCs w:val="18"/>
              </w:rPr>
            </w:pPr>
            <w:r>
              <w:rPr>
                <w:sz w:val="18"/>
                <w:szCs w:val="18"/>
              </w:rPr>
              <w:t>Baseline: elig_date_t2dm</w:t>
            </w:r>
          </w:p>
        </w:tc>
      </w:tr>
      <w:tr w:rsidR="002F02C0" w14:paraId="76D12BF5"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0B68D2" w14:textId="77777777" w:rsidR="002F02C0" w:rsidRDefault="00000000">
            <w:pPr>
              <w:spacing w:line="240" w:lineRule="auto"/>
              <w:rPr>
                <w:sz w:val="18"/>
                <w:szCs w:val="18"/>
              </w:rPr>
            </w:pPr>
            <w:r>
              <w:rPr>
                <w:sz w:val="18"/>
                <w:szCs w:val="18"/>
              </w:rPr>
              <w:t>Depression, on or before baseline</w:t>
            </w:r>
          </w:p>
          <w:p w14:paraId="4EC0FDCE"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5CD5A68B" w14:textId="77777777" w:rsidR="002F02C0" w:rsidRDefault="00000000">
            <w:pPr>
              <w:spacing w:line="240" w:lineRule="auto"/>
              <w:rPr>
                <w:sz w:val="18"/>
                <w:szCs w:val="18"/>
              </w:rPr>
            </w:pPr>
            <w:r>
              <w:rPr>
                <w:sz w:val="18"/>
                <w:szCs w:val="18"/>
              </w:rPr>
              <w:t>cov_bin_depression</w:t>
            </w:r>
          </w:p>
          <w:p w14:paraId="0B63131E"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72E11999"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409FE929"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51C096FF" w14:textId="77777777" w:rsidR="002F02C0" w:rsidRDefault="00000000">
            <w:pPr>
              <w:spacing w:line="240" w:lineRule="auto"/>
              <w:rPr>
                <w:sz w:val="18"/>
                <w:szCs w:val="18"/>
              </w:rPr>
            </w:pPr>
            <w:r>
              <w:rPr>
                <w:sz w:val="18"/>
                <w:szCs w:val="18"/>
              </w:rPr>
              <w:t>1)     Primary care (clinical_events):</w:t>
            </w:r>
          </w:p>
          <w:p w14:paraId="646D8AF4" w14:textId="77777777" w:rsidR="002F02C0" w:rsidRDefault="00000000">
            <w:pPr>
              <w:spacing w:line="240" w:lineRule="auto"/>
              <w:rPr>
                <w:color w:val="CCCCCC"/>
                <w:sz w:val="18"/>
                <w:szCs w:val="18"/>
              </w:rPr>
            </w:pPr>
            <w:hyperlink r:id="rId116">
              <w:r>
                <w:rPr>
                  <w:color w:val="1155CC"/>
                  <w:sz w:val="18"/>
                  <w:szCs w:val="18"/>
                  <w:u w:val="single"/>
                </w:rPr>
                <w:t>depression_snomed_clinical</w:t>
              </w:r>
            </w:hyperlink>
          </w:p>
          <w:p w14:paraId="59789612" w14:textId="77777777" w:rsidR="002F02C0" w:rsidRPr="00947212" w:rsidRDefault="00000000">
            <w:pPr>
              <w:spacing w:line="240" w:lineRule="auto"/>
              <w:rPr>
                <w:sz w:val="18"/>
                <w:szCs w:val="18"/>
                <w:lang w:val="fr-CH"/>
              </w:rPr>
            </w:pPr>
            <w:r w:rsidRPr="00947212">
              <w:rPr>
                <w:sz w:val="18"/>
                <w:szCs w:val="18"/>
                <w:lang w:val="fr-CH"/>
              </w:rPr>
              <w:t>2)     HES APC (apcs):</w:t>
            </w:r>
          </w:p>
          <w:p w14:paraId="02220BCE" w14:textId="77777777" w:rsidR="002F02C0" w:rsidRPr="00947212" w:rsidRDefault="00000000">
            <w:pPr>
              <w:spacing w:line="240" w:lineRule="auto"/>
              <w:rPr>
                <w:sz w:val="18"/>
                <w:szCs w:val="18"/>
                <w:lang w:val="fr-CH"/>
              </w:rPr>
            </w:pPr>
            <w:hyperlink r:id="rId117">
              <w:r w:rsidRPr="00947212">
                <w:rPr>
                  <w:color w:val="1155CC"/>
                  <w:sz w:val="18"/>
                  <w:szCs w:val="18"/>
                  <w:u w:val="single"/>
                  <w:lang w:val="fr-CH"/>
                </w:rPr>
                <w:t>depression_icd10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6F2B9A73" w14:textId="77777777" w:rsidR="002F02C0" w:rsidRDefault="00000000">
            <w:pPr>
              <w:spacing w:line="240" w:lineRule="auto"/>
              <w:rPr>
                <w:sz w:val="18"/>
                <w:szCs w:val="18"/>
              </w:rPr>
            </w:pPr>
            <w:r>
              <w:rPr>
                <w:sz w:val="18"/>
                <w:szCs w:val="18"/>
              </w:rPr>
              <w:t>Baseline: elig_date_t2dm.</w:t>
            </w:r>
          </w:p>
        </w:tc>
      </w:tr>
      <w:tr w:rsidR="002F02C0" w14:paraId="322E42A0"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904246" w14:textId="77777777" w:rsidR="002F02C0" w:rsidRDefault="00000000">
            <w:pPr>
              <w:spacing w:line="240" w:lineRule="auto"/>
              <w:rPr>
                <w:sz w:val="18"/>
                <w:szCs w:val="18"/>
              </w:rPr>
            </w:pPr>
            <w:r>
              <w:rPr>
                <w:sz w:val="18"/>
                <w:szCs w:val="18"/>
              </w:rPr>
              <w:t>Chronic obstructive pulmonary disease , on or before baseline</w:t>
            </w:r>
          </w:p>
          <w:p w14:paraId="264B6367" w14:textId="77777777" w:rsidR="002F02C0" w:rsidRDefault="002F02C0">
            <w:pPr>
              <w:spacing w:line="240" w:lineRule="auto"/>
              <w:rPr>
                <w:color w:val="C00000"/>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35313671" w14:textId="77777777" w:rsidR="002F02C0" w:rsidRDefault="00000000">
            <w:pPr>
              <w:spacing w:line="240" w:lineRule="auto"/>
              <w:rPr>
                <w:sz w:val="18"/>
                <w:szCs w:val="18"/>
              </w:rPr>
            </w:pPr>
            <w:r>
              <w:rPr>
                <w:sz w:val="18"/>
                <w:szCs w:val="18"/>
              </w:rPr>
              <w:t>cov_bin_copd</w:t>
            </w:r>
          </w:p>
          <w:p w14:paraId="3C026697"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3268B04"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8B00254"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53561D3E" w14:textId="77777777" w:rsidR="002F02C0" w:rsidRDefault="00000000">
            <w:pPr>
              <w:spacing w:line="240" w:lineRule="auto"/>
              <w:rPr>
                <w:sz w:val="18"/>
                <w:szCs w:val="18"/>
              </w:rPr>
            </w:pPr>
            <w:r>
              <w:rPr>
                <w:sz w:val="18"/>
                <w:szCs w:val="18"/>
              </w:rPr>
              <w:t>1)     Primary care (clinical_events):</w:t>
            </w:r>
          </w:p>
          <w:p w14:paraId="29ACAD5D" w14:textId="77777777" w:rsidR="002F02C0" w:rsidRDefault="00000000">
            <w:pPr>
              <w:spacing w:line="240" w:lineRule="auto"/>
              <w:rPr>
                <w:color w:val="CCCCCC"/>
                <w:sz w:val="18"/>
                <w:szCs w:val="18"/>
              </w:rPr>
            </w:pPr>
            <w:hyperlink r:id="rId118">
              <w:r>
                <w:rPr>
                  <w:color w:val="1155CC"/>
                  <w:sz w:val="18"/>
                  <w:szCs w:val="18"/>
                  <w:u w:val="single"/>
                </w:rPr>
                <w:t>copd_snomed_clinical</w:t>
              </w:r>
            </w:hyperlink>
          </w:p>
          <w:p w14:paraId="60839A75" w14:textId="77777777" w:rsidR="002F02C0" w:rsidRDefault="00000000">
            <w:pPr>
              <w:spacing w:line="240" w:lineRule="auto"/>
              <w:rPr>
                <w:sz w:val="18"/>
                <w:szCs w:val="18"/>
              </w:rPr>
            </w:pPr>
            <w:r>
              <w:rPr>
                <w:sz w:val="18"/>
                <w:szCs w:val="18"/>
              </w:rPr>
              <w:t>2)     HES APC (apcs):</w:t>
            </w:r>
          </w:p>
          <w:p w14:paraId="33C953E5" w14:textId="77777777" w:rsidR="002F02C0" w:rsidRDefault="00000000">
            <w:pPr>
              <w:spacing w:line="240" w:lineRule="auto"/>
              <w:rPr>
                <w:sz w:val="18"/>
                <w:szCs w:val="18"/>
              </w:rPr>
            </w:pPr>
            <w:hyperlink r:id="rId119">
              <w:r>
                <w:rPr>
                  <w:color w:val="1155CC"/>
                  <w:sz w:val="18"/>
                  <w:szCs w:val="18"/>
                  <w:u w:val="single"/>
                </w:rPr>
                <w:t>copd_icd10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4DA4466B" w14:textId="77777777" w:rsidR="002F02C0" w:rsidRDefault="00000000">
            <w:pPr>
              <w:spacing w:line="240" w:lineRule="auto"/>
              <w:rPr>
                <w:sz w:val="18"/>
                <w:szCs w:val="18"/>
              </w:rPr>
            </w:pPr>
            <w:r>
              <w:rPr>
                <w:sz w:val="18"/>
                <w:szCs w:val="18"/>
              </w:rPr>
              <w:t>Baseline: elig_date_t2dm</w:t>
            </w:r>
          </w:p>
        </w:tc>
      </w:tr>
      <w:tr w:rsidR="002F02C0" w14:paraId="3AF3E802"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BEC01A" w14:textId="77777777" w:rsidR="002F02C0" w:rsidRDefault="00000000">
            <w:pPr>
              <w:spacing w:line="240" w:lineRule="auto"/>
              <w:rPr>
                <w:sz w:val="18"/>
                <w:szCs w:val="18"/>
              </w:rPr>
            </w:pPr>
            <w:r>
              <w:rPr>
                <w:sz w:val="18"/>
                <w:szCs w:val="18"/>
              </w:rPr>
              <w:t>Liver disease, on or before baseline</w:t>
            </w:r>
          </w:p>
          <w:p w14:paraId="37DC8654"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221A1909" w14:textId="77777777" w:rsidR="002F02C0" w:rsidRDefault="00000000">
            <w:pPr>
              <w:spacing w:line="240" w:lineRule="auto"/>
              <w:rPr>
                <w:sz w:val="18"/>
                <w:szCs w:val="18"/>
              </w:rPr>
            </w:pPr>
            <w:r>
              <w:rPr>
                <w:sz w:val="18"/>
                <w:szCs w:val="18"/>
              </w:rPr>
              <w:t>cov_bin_liver_disease</w:t>
            </w:r>
          </w:p>
        </w:tc>
        <w:tc>
          <w:tcPr>
            <w:tcW w:w="720" w:type="dxa"/>
            <w:tcBorders>
              <w:bottom w:val="single" w:sz="8" w:space="0" w:color="000000"/>
              <w:right w:val="single" w:sz="8" w:space="0" w:color="000000"/>
            </w:tcBorders>
            <w:tcMar>
              <w:top w:w="0" w:type="dxa"/>
              <w:left w:w="100" w:type="dxa"/>
              <w:bottom w:w="0" w:type="dxa"/>
              <w:right w:w="100" w:type="dxa"/>
            </w:tcMar>
          </w:tcPr>
          <w:p w14:paraId="5E3F43E9"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C1D3316"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473DACFB" w14:textId="77777777" w:rsidR="002F02C0" w:rsidRDefault="00000000">
            <w:pPr>
              <w:spacing w:line="240" w:lineRule="auto"/>
              <w:rPr>
                <w:sz w:val="18"/>
                <w:szCs w:val="18"/>
              </w:rPr>
            </w:pPr>
            <w:r>
              <w:rPr>
                <w:sz w:val="18"/>
                <w:szCs w:val="18"/>
              </w:rPr>
              <w:t>1)     Primary care (clinical_events):</w:t>
            </w:r>
          </w:p>
          <w:p w14:paraId="2421F8CB" w14:textId="77777777" w:rsidR="002F02C0" w:rsidRDefault="00000000">
            <w:pPr>
              <w:spacing w:line="240" w:lineRule="auto"/>
              <w:rPr>
                <w:sz w:val="18"/>
                <w:szCs w:val="18"/>
              </w:rPr>
            </w:pPr>
            <w:hyperlink r:id="rId120">
              <w:r>
                <w:rPr>
                  <w:color w:val="1155CC"/>
                  <w:sz w:val="18"/>
                  <w:szCs w:val="18"/>
                  <w:u w:val="single"/>
                </w:rPr>
                <w:t>liver_disease_snomed_clinical</w:t>
              </w:r>
            </w:hyperlink>
          </w:p>
          <w:p w14:paraId="465254E5" w14:textId="77777777" w:rsidR="002F02C0" w:rsidRDefault="00000000">
            <w:pPr>
              <w:spacing w:line="240" w:lineRule="auto"/>
              <w:rPr>
                <w:sz w:val="18"/>
                <w:szCs w:val="18"/>
              </w:rPr>
            </w:pPr>
            <w:r>
              <w:rPr>
                <w:sz w:val="18"/>
                <w:szCs w:val="18"/>
              </w:rPr>
              <w:t>2)     HES APC (apcs):</w:t>
            </w:r>
          </w:p>
          <w:p w14:paraId="5F8FA42A" w14:textId="77777777" w:rsidR="002F02C0" w:rsidRDefault="00000000">
            <w:pPr>
              <w:spacing w:line="240" w:lineRule="auto"/>
              <w:rPr>
                <w:strike/>
                <w:sz w:val="18"/>
                <w:szCs w:val="18"/>
              </w:rPr>
            </w:pPr>
            <w:hyperlink r:id="rId121">
              <w:r>
                <w:rPr>
                  <w:color w:val="1155CC"/>
                  <w:sz w:val="18"/>
                  <w:szCs w:val="18"/>
                  <w:u w:val="single"/>
                </w:rPr>
                <w:t>liver_disease_icd10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2499CA55" w14:textId="77777777" w:rsidR="002F02C0" w:rsidRDefault="00000000">
            <w:pPr>
              <w:spacing w:line="240" w:lineRule="auto"/>
              <w:rPr>
                <w:sz w:val="18"/>
                <w:szCs w:val="18"/>
              </w:rPr>
            </w:pPr>
            <w:r>
              <w:rPr>
                <w:sz w:val="18"/>
                <w:szCs w:val="18"/>
              </w:rPr>
              <w:t>Baseline: elig_date_t2dm</w:t>
            </w:r>
          </w:p>
        </w:tc>
      </w:tr>
      <w:tr w:rsidR="002F02C0" w14:paraId="11C23EFF"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18795B" w14:textId="77777777" w:rsidR="002F02C0" w:rsidRDefault="00000000">
            <w:pPr>
              <w:spacing w:line="240" w:lineRule="auto"/>
              <w:rPr>
                <w:sz w:val="18"/>
                <w:szCs w:val="18"/>
              </w:rPr>
            </w:pPr>
            <w:r>
              <w:rPr>
                <w:sz w:val="18"/>
                <w:szCs w:val="18"/>
              </w:rPr>
              <w:t>Chronic kidney disease, on or before baseline</w:t>
            </w:r>
          </w:p>
          <w:p w14:paraId="57F46FB9"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576EF9FA" w14:textId="77777777" w:rsidR="002F02C0" w:rsidRDefault="00000000">
            <w:pPr>
              <w:spacing w:line="240" w:lineRule="auto"/>
              <w:rPr>
                <w:sz w:val="18"/>
                <w:szCs w:val="18"/>
              </w:rPr>
            </w:pPr>
            <w:r>
              <w:rPr>
                <w:sz w:val="18"/>
                <w:szCs w:val="18"/>
              </w:rPr>
              <w:t>cov_bin_chronic_kidney_disease</w:t>
            </w:r>
          </w:p>
          <w:p w14:paraId="5778C9A1"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FDC0F36"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48406FC5"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B0CBAA5" w14:textId="77777777" w:rsidR="002F02C0" w:rsidRDefault="00000000">
            <w:pPr>
              <w:spacing w:line="240" w:lineRule="auto"/>
              <w:rPr>
                <w:sz w:val="18"/>
                <w:szCs w:val="18"/>
              </w:rPr>
            </w:pPr>
            <w:r>
              <w:rPr>
                <w:sz w:val="18"/>
                <w:szCs w:val="18"/>
              </w:rPr>
              <w:t>1)     Primary care (clinical_events):</w:t>
            </w:r>
          </w:p>
          <w:p w14:paraId="6261433A" w14:textId="77777777" w:rsidR="002F02C0" w:rsidRDefault="00000000">
            <w:pPr>
              <w:spacing w:line="240" w:lineRule="auto"/>
              <w:rPr>
                <w:color w:val="CCCCCC"/>
                <w:sz w:val="18"/>
                <w:szCs w:val="18"/>
              </w:rPr>
            </w:pPr>
            <w:hyperlink r:id="rId122">
              <w:r>
                <w:rPr>
                  <w:color w:val="1155CC"/>
                  <w:sz w:val="18"/>
                  <w:szCs w:val="18"/>
                  <w:u w:val="single"/>
                </w:rPr>
                <w:t>ckd_snomed_clinical</w:t>
              </w:r>
            </w:hyperlink>
          </w:p>
          <w:p w14:paraId="485CE881" w14:textId="77777777" w:rsidR="002F02C0" w:rsidRDefault="00000000">
            <w:pPr>
              <w:spacing w:line="240" w:lineRule="auto"/>
              <w:rPr>
                <w:sz w:val="18"/>
                <w:szCs w:val="18"/>
              </w:rPr>
            </w:pPr>
            <w:r>
              <w:rPr>
                <w:sz w:val="18"/>
                <w:szCs w:val="18"/>
              </w:rPr>
              <w:t>2)     HES APC (apcs):</w:t>
            </w:r>
          </w:p>
          <w:p w14:paraId="2F506DF0" w14:textId="77777777" w:rsidR="002F02C0" w:rsidRDefault="00000000">
            <w:pPr>
              <w:spacing w:line="240" w:lineRule="auto"/>
              <w:rPr>
                <w:sz w:val="18"/>
                <w:szCs w:val="18"/>
              </w:rPr>
            </w:pPr>
            <w:hyperlink r:id="rId123">
              <w:r>
                <w:rPr>
                  <w:color w:val="1155CC"/>
                  <w:sz w:val="18"/>
                  <w:szCs w:val="18"/>
                  <w:u w:val="single"/>
                </w:rPr>
                <w:t>ckd_icd10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3B965832" w14:textId="77777777" w:rsidR="002F02C0" w:rsidRDefault="00000000">
            <w:pPr>
              <w:spacing w:line="240" w:lineRule="auto"/>
              <w:rPr>
                <w:sz w:val="18"/>
                <w:szCs w:val="18"/>
              </w:rPr>
            </w:pPr>
            <w:r>
              <w:rPr>
                <w:sz w:val="18"/>
                <w:szCs w:val="18"/>
              </w:rPr>
              <w:t>Baseline: elig_date_t2dm</w:t>
            </w:r>
          </w:p>
        </w:tc>
      </w:tr>
      <w:tr w:rsidR="002F02C0" w14:paraId="5509C2E5"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3F78564" w14:textId="77777777" w:rsidR="002F02C0" w:rsidRDefault="00000000">
            <w:pPr>
              <w:spacing w:line="240" w:lineRule="auto"/>
              <w:rPr>
                <w:sz w:val="18"/>
                <w:szCs w:val="18"/>
              </w:rPr>
            </w:pPr>
            <w:r>
              <w:rPr>
                <w:sz w:val="18"/>
                <w:szCs w:val="18"/>
              </w:rPr>
              <w:t>Polycystic Ovary Syndrome, on or before baseline</w:t>
            </w:r>
          </w:p>
          <w:p w14:paraId="29C5357B"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0DA17598" w14:textId="77777777" w:rsidR="002F02C0" w:rsidRDefault="00000000">
            <w:pPr>
              <w:spacing w:line="240" w:lineRule="auto"/>
              <w:rPr>
                <w:sz w:val="18"/>
                <w:szCs w:val="18"/>
              </w:rPr>
            </w:pPr>
            <w:r>
              <w:rPr>
                <w:sz w:val="18"/>
                <w:szCs w:val="18"/>
              </w:rPr>
              <w:t>cov_bin_pcos</w:t>
            </w:r>
          </w:p>
          <w:p w14:paraId="06290DC2"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70016E2A"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01EC4549"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02AB6F1" w14:textId="77777777" w:rsidR="002F02C0" w:rsidRDefault="00000000">
            <w:pPr>
              <w:spacing w:line="240" w:lineRule="auto"/>
              <w:rPr>
                <w:sz w:val="18"/>
                <w:szCs w:val="18"/>
              </w:rPr>
            </w:pPr>
            <w:r>
              <w:rPr>
                <w:sz w:val="18"/>
                <w:szCs w:val="18"/>
              </w:rPr>
              <w:t>1)     Primary care (clinical_events):</w:t>
            </w:r>
          </w:p>
          <w:p w14:paraId="61B928F2" w14:textId="77777777" w:rsidR="002F02C0" w:rsidRDefault="00000000">
            <w:pPr>
              <w:spacing w:line="240" w:lineRule="auto"/>
              <w:rPr>
                <w:sz w:val="18"/>
                <w:szCs w:val="18"/>
              </w:rPr>
            </w:pPr>
            <w:hyperlink r:id="rId124">
              <w:r>
                <w:rPr>
                  <w:color w:val="1155CC"/>
                  <w:sz w:val="18"/>
                  <w:szCs w:val="18"/>
                  <w:u w:val="single"/>
                </w:rPr>
                <w:t>pcos_snomed_clinical</w:t>
              </w:r>
            </w:hyperlink>
          </w:p>
          <w:p w14:paraId="1764C440" w14:textId="77777777" w:rsidR="002F02C0" w:rsidRDefault="00000000">
            <w:pPr>
              <w:spacing w:line="240" w:lineRule="auto"/>
              <w:rPr>
                <w:sz w:val="18"/>
                <w:szCs w:val="18"/>
              </w:rPr>
            </w:pPr>
            <w:r>
              <w:rPr>
                <w:sz w:val="18"/>
                <w:szCs w:val="18"/>
              </w:rPr>
              <w:t>2)     HES APC (apcs):</w:t>
            </w:r>
          </w:p>
          <w:p w14:paraId="0FC99A27" w14:textId="77777777" w:rsidR="002F02C0" w:rsidRDefault="00000000">
            <w:pPr>
              <w:spacing w:line="240" w:lineRule="auto"/>
              <w:rPr>
                <w:sz w:val="18"/>
                <w:szCs w:val="18"/>
              </w:rPr>
            </w:pPr>
            <w:hyperlink r:id="rId125">
              <w:r>
                <w:rPr>
                  <w:color w:val="1155CC"/>
                  <w:sz w:val="18"/>
                  <w:szCs w:val="18"/>
                  <w:u w:val="single"/>
                </w:rPr>
                <w:t>pcos_icd10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442B87E9" w14:textId="77777777" w:rsidR="002F02C0" w:rsidRDefault="00000000">
            <w:pPr>
              <w:spacing w:line="240" w:lineRule="auto"/>
              <w:rPr>
                <w:sz w:val="18"/>
                <w:szCs w:val="18"/>
              </w:rPr>
            </w:pPr>
            <w:r>
              <w:rPr>
                <w:sz w:val="18"/>
                <w:szCs w:val="18"/>
              </w:rPr>
              <w:t>Baseline: elig_date_t2dm</w:t>
            </w:r>
          </w:p>
        </w:tc>
      </w:tr>
      <w:tr w:rsidR="002F02C0" w14:paraId="1BAE393D" w14:textId="77777777">
        <w:trPr>
          <w:trHeight w:val="915"/>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86AF71" w14:textId="77777777" w:rsidR="002F02C0" w:rsidRDefault="00000000">
            <w:pPr>
              <w:spacing w:line="240" w:lineRule="auto"/>
              <w:rPr>
                <w:sz w:val="18"/>
                <w:szCs w:val="18"/>
              </w:rPr>
            </w:pPr>
            <w:r>
              <w:rPr>
                <w:sz w:val="18"/>
                <w:szCs w:val="18"/>
              </w:rPr>
              <w:lastRenderedPageBreak/>
              <w:t>Prediabetes, on or before baseline</w:t>
            </w:r>
          </w:p>
          <w:p w14:paraId="3405839A" w14:textId="77777777" w:rsidR="002F02C0" w:rsidRDefault="002F02C0">
            <w:pPr>
              <w:spacing w:line="240" w:lineRule="auto"/>
              <w:rPr>
                <w:sz w:val="18"/>
                <w:szCs w:val="18"/>
              </w:rPr>
            </w:pP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968708" w14:textId="77777777" w:rsidR="002F02C0" w:rsidRDefault="00000000">
            <w:pPr>
              <w:spacing w:line="240" w:lineRule="auto"/>
              <w:rPr>
                <w:sz w:val="18"/>
                <w:szCs w:val="18"/>
              </w:rPr>
            </w:pPr>
            <w:r>
              <w:rPr>
                <w:sz w:val="18"/>
                <w:szCs w:val="18"/>
              </w:rPr>
              <w:t>cov_bin_prediabetes</w:t>
            </w:r>
          </w:p>
        </w:tc>
        <w:tc>
          <w:tcPr>
            <w:tcW w:w="720" w:type="dxa"/>
            <w:tcBorders>
              <w:bottom w:val="single" w:sz="8" w:space="0" w:color="000000"/>
              <w:right w:val="single" w:sz="8" w:space="0" w:color="000000"/>
            </w:tcBorders>
            <w:tcMar>
              <w:top w:w="0" w:type="dxa"/>
              <w:left w:w="100" w:type="dxa"/>
              <w:bottom w:w="0" w:type="dxa"/>
              <w:right w:w="100" w:type="dxa"/>
            </w:tcMar>
          </w:tcPr>
          <w:p w14:paraId="73C720CF" w14:textId="77777777" w:rsidR="002F02C0" w:rsidRDefault="00000000">
            <w:pPr>
              <w:spacing w:line="240" w:lineRule="auto"/>
              <w:rPr>
                <w:sz w:val="18"/>
                <w:szCs w:val="18"/>
              </w:rPr>
            </w:pPr>
            <w:r>
              <w:rPr>
                <w:sz w:val="18"/>
                <w:szCs w:val="18"/>
              </w:rPr>
              <w:t xml:space="preserve">Binary </w:t>
            </w:r>
          </w:p>
        </w:tc>
        <w:tc>
          <w:tcPr>
            <w:tcW w:w="2220" w:type="dxa"/>
            <w:tcBorders>
              <w:bottom w:val="single" w:sz="8" w:space="0" w:color="000000"/>
              <w:right w:val="single" w:sz="8" w:space="0" w:color="000000"/>
            </w:tcBorders>
            <w:tcMar>
              <w:top w:w="0" w:type="dxa"/>
              <w:left w:w="100" w:type="dxa"/>
              <w:bottom w:w="0" w:type="dxa"/>
              <w:right w:w="100" w:type="dxa"/>
            </w:tcMar>
          </w:tcPr>
          <w:p w14:paraId="39429C69" w14:textId="77777777" w:rsidR="002F02C0" w:rsidRDefault="00000000">
            <w:pPr>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4B7741AF" w14:textId="77777777" w:rsidR="002F02C0" w:rsidRDefault="00000000">
            <w:pPr>
              <w:rPr>
                <w:sz w:val="18"/>
                <w:szCs w:val="18"/>
              </w:rPr>
            </w:pPr>
            <w:r>
              <w:rPr>
                <w:sz w:val="18"/>
                <w:szCs w:val="18"/>
              </w:rPr>
              <w:t xml:space="preserve">Primary care (clinical_events): </w:t>
            </w:r>
          </w:p>
          <w:p w14:paraId="391FB2BD" w14:textId="77777777" w:rsidR="002F02C0" w:rsidRDefault="00000000">
            <w:pPr>
              <w:rPr>
                <w:sz w:val="18"/>
                <w:szCs w:val="18"/>
              </w:rPr>
            </w:pPr>
            <w:r>
              <w:rPr>
                <w:sz w:val="18"/>
                <w:szCs w:val="18"/>
              </w:rPr>
              <w:t xml:space="preserve">-       </w:t>
            </w:r>
            <w:hyperlink r:id="rId126">
              <w:r>
                <w:rPr>
                  <w:color w:val="1155CC"/>
                  <w:sz w:val="18"/>
                  <w:szCs w:val="18"/>
                  <w:u w:val="single"/>
                </w:rPr>
                <w:t>prediabetes_snomed</w:t>
              </w:r>
            </w:hyperlink>
            <w:r>
              <w:rPr>
                <w:sz w:val="18"/>
                <w:szCs w:val="18"/>
              </w:rPr>
              <w:t xml:space="preserve"> or</w:t>
            </w:r>
          </w:p>
          <w:p w14:paraId="1018C02C" w14:textId="77777777" w:rsidR="002F02C0" w:rsidRDefault="00000000">
            <w:pPr>
              <w:rPr>
                <w:sz w:val="18"/>
                <w:szCs w:val="18"/>
              </w:rPr>
            </w:pPr>
            <w:r>
              <w:rPr>
                <w:sz w:val="18"/>
                <w:szCs w:val="18"/>
              </w:rPr>
              <w:t xml:space="preserve">-       </w:t>
            </w:r>
            <w:hyperlink r:id="rId127">
              <w:r>
                <w:rPr>
                  <w:color w:val="1155CC"/>
                  <w:sz w:val="18"/>
                  <w:szCs w:val="18"/>
                  <w:u w:val="single"/>
                </w:rPr>
                <w:t>hba1c_new_codes</w:t>
              </w:r>
            </w:hyperlink>
            <w:r>
              <w:rPr>
                <w:sz w:val="18"/>
                <w:szCs w:val="18"/>
              </w:rPr>
              <w:t>, where((clinical_events.numeric_value&gt;=42) &amp; (clinical_events.numeric_value&lt;=47.9))</w:t>
            </w:r>
          </w:p>
        </w:tc>
        <w:tc>
          <w:tcPr>
            <w:tcW w:w="4470" w:type="dxa"/>
            <w:tcBorders>
              <w:bottom w:val="single" w:sz="8" w:space="0" w:color="000000"/>
              <w:right w:val="single" w:sz="8" w:space="0" w:color="000000"/>
            </w:tcBorders>
            <w:tcMar>
              <w:top w:w="0" w:type="dxa"/>
              <w:left w:w="100" w:type="dxa"/>
              <w:bottom w:w="0" w:type="dxa"/>
              <w:right w:w="100" w:type="dxa"/>
            </w:tcMar>
          </w:tcPr>
          <w:p w14:paraId="209124B7" w14:textId="77777777" w:rsidR="002F02C0" w:rsidRDefault="00000000">
            <w:pPr>
              <w:spacing w:line="240" w:lineRule="auto"/>
              <w:rPr>
                <w:sz w:val="18"/>
                <w:szCs w:val="18"/>
              </w:rPr>
            </w:pPr>
            <w:r>
              <w:rPr>
                <w:sz w:val="18"/>
                <w:szCs w:val="18"/>
              </w:rPr>
              <w:t>preDM HbA1c measure in period before index_date in preDM range (mmol/mol): 42-47.9.</w:t>
            </w:r>
          </w:p>
          <w:p w14:paraId="7B3A33F4" w14:textId="77777777" w:rsidR="002F02C0" w:rsidRDefault="00000000">
            <w:pPr>
              <w:spacing w:line="240" w:lineRule="auto"/>
              <w:rPr>
                <w:sz w:val="18"/>
                <w:szCs w:val="18"/>
              </w:rPr>
            </w:pPr>
            <w:r>
              <w:rPr>
                <w:sz w:val="18"/>
                <w:szCs w:val="18"/>
              </w:rPr>
              <w:t>Baseline: elig_date_t2dm</w:t>
            </w:r>
          </w:p>
          <w:p w14:paraId="02E80FAE" w14:textId="77777777" w:rsidR="002F02C0" w:rsidRDefault="002F02C0">
            <w:pPr>
              <w:spacing w:line="240" w:lineRule="auto"/>
              <w:rPr>
                <w:sz w:val="18"/>
                <w:szCs w:val="18"/>
              </w:rPr>
            </w:pPr>
          </w:p>
        </w:tc>
      </w:tr>
      <w:tr w:rsidR="002F02C0" w14:paraId="7B323928"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D6A764" w14:textId="77777777" w:rsidR="002F02C0" w:rsidRDefault="00000000">
            <w:pPr>
              <w:spacing w:line="240" w:lineRule="auto"/>
              <w:rPr>
                <w:sz w:val="18"/>
                <w:szCs w:val="18"/>
              </w:rPr>
            </w:pPr>
            <w:r>
              <w:rPr>
                <w:sz w:val="18"/>
                <w:szCs w:val="18"/>
              </w:rPr>
              <w:t>Diabetes-related complications  (Diab. Foot/Neuro/Nephro/Ret), on or before baseline</w:t>
            </w:r>
          </w:p>
        </w:tc>
        <w:tc>
          <w:tcPr>
            <w:tcW w:w="1665" w:type="dxa"/>
            <w:tcBorders>
              <w:bottom w:val="single" w:sz="8" w:space="0" w:color="000000"/>
              <w:right w:val="single" w:sz="8" w:space="0" w:color="000000"/>
            </w:tcBorders>
            <w:tcMar>
              <w:top w:w="0" w:type="dxa"/>
              <w:left w:w="100" w:type="dxa"/>
              <w:bottom w:w="0" w:type="dxa"/>
              <w:right w:w="100" w:type="dxa"/>
            </w:tcMar>
          </w:tcPr>
          <w:p w14:paraId="16E063B9" w14:textId="77777777" w:rsidR="002F02C0" w:rsidRDefault="00000000">
            <w:pPr>
              <w:spacing w:line="240" w:lineRule="auto"/>
              <w:rPr>
                <w:sz w:val="18"/>
                <w:szCs w:val="18"/>
              </w:rPr>
            </w:pPr>
            <w:r>
              <w:rPr>
                <w:sz w:val="18"/>
                <w:szCs w:val="18"/>
              </w:rPr>
              <w:t>cov_bin_diabetescomp</w:t>
            </w:r>
          </w:p>
        </w:tc>
        <w:tc>
          <w:tcPr>
            <w:tcW w:w="720" w:type="dxa"/>
            <w:tcBorders>
              <w:bottom w:val="single" w:sz="8" w:space="0" w:color="000000"/>
              <w:right w:val="single" w:sz="8" w:space="0" w:color="000000"/>
            </w:tcBorders>
            <w:tcMar>
              <w:top w:w="0" w:type="dxa"/>
              <w:left w:w="100" w:type="dxa"/>
              <w:bottom w:w="0" w:type="dxa"/>
              <w:right w:w="100" w:type="dxa"/>
            </w:tcMar>
          </w:tcPr>
          <w:p w14:paraId="395E731E"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7773279A"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7C339C1" w14:textId="77777777" w:rsidR="002F02C0" w:rsidRDefault="00000000">
            <w:pPr>
              <w:spacing w:line="240" w:lineRule="auto"/>
              <w:rPr>
                <w:sz w:val="18"/>
                <w:szCs w:val="18"/>
              </w:rPr>
            </w:pPr>
            <w:r>
              <w:rPr>
                <w:sz w:val="18"/>
                <w:szCs w:val="18"/>
              </w:rPr>
              <w:t>1)     Primary care (clinical_events):</w:t>
            </w:r>
          </w:p>
          <w:p w14:paraId="378B6FDD" w14:textId="77777777" w:rsidR="002F02C0" w:rsidRDefault="00000000">
            <w:pPr>
              <w:spacing w:line="240" w:lineRule="auto"/>
              <w:rPr>
                <w:sz w:val="18"/>
                <w:szCs w:val="18"/>
              </w:rPr>
            </w:pPr>
            <w:hyperlink r:id="rId128">
              <w:r>
                <w:rPr>
                  <w:color w:val="1155CC"/>
                  <w:sz w:val="18"/>
                  <w:szCs w:val="18"/>
                  <w:u w:val="single"/>
                </w:rPr>
                <w:t>diabetescomp_snomed_clinical</w:t>
              </w:r>
            </w:hyperlink>
          </w:p>
          <w:p w14:paraId="7B4F4773" w14:textId="77777777" w:rsidR="002F02C0" w:rsidRDefault="00000000">
            <w:pPr>
              <w:spacing w:line="240" w:lineRule="auto"/>
              <w:rPr>
                <w:sz w:val="18"/>
                <w:szCs w:val="18"/>
              </w:rPr>
            </w:pPr>
            <w:r>
              <w:rPr>
                <w:sz w:val="18"/>
                <w:szCs w:val="18"/>
              </w:rPr>
              <w:t>2)     HES APC (apcs):</w:t>
            </w:r>
          </w:p>
          <w:p w14:paraId="2B7502A3" w14:textId="77777777" w:rsidR="002F02C0" w:rsidRDefault="00000000">
            <w:pPr>
              <w:spacing w:line="240" w:lineRule="auto"/>
              <w:rPr>
                <w:sz w:val="18"/>
                <w:szCs w:val="18"/>
              </w:rPr>
            </w:pPr>
            <w:hyperlink r:id="rId129">
              <w:r>
                <w:rPr>
                  <w:color w:val="1155CC"/>
                  <w:sz w:val="18"/>
                  <w:szCs w:val="18"/>
                  <w:u w:val="single"/>
                </w:rPr>
                <w:t>diabetescomp_icd10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42F2E46E" w14:textId="77777777" w:rsidR="002F02C0" w:rsidRDefault="00000000">
            <w:pPr>
              <w:spacing w:line="240" w:lineRule="auto"/>
              <w:rPr>
                <w:sz w:val="18"/>
                <w:szCs w:val="18"/>
              </w:rPr>
            </w:pPr>
            <w:r>
              <w:rPr>
                <w:sz w:val="18"/>
                <w:szCs w:val="18"/>
              </w:rPr>
              <w:t>Baseline: elig_date_t2dm</w:t>
            </w:r>
          </w:p>
        </w:tc>
      </w:tr>
    </w:tbl>
    <w:p w14:paraId="50C7B4A2" w14:textId="77777777" w:rsidR="002F02C0" w:rsidRDefault="00000000">
      <w:pPr>
        <w:pStyle w:val="Heading3"/>
        <w:spacing w:line="276" w:lineRule="auto"/>
        <w:rPr>
          <w:sz w:val="22"/>
          <w:szCs w:val="22"/>
        </w:rPr>
      </w:pPr>
      <w:bookmarkStart w:id="263" w:name="_xyoglu7kd5uz" w:colFirst="0" w:colLast="0"/>
      <w:bookmarkEnd w:id="263"/>
      <w:r>
        <w:br w:type="page"/>
      </w:r>
    </w:p>
    <w:p w14:paraId="1869837F" w14:textId="77777777" w:rsidR="002F02C0" w:rsidRDefault="00000000">
      <w:pPr>
        <w:pStyle w:val="Heading3"/>
        <w:spacing w:line="276" w:lineRule="auto"/>
        <w:rPr>
          <w:color w:val="000000"/>
          <w:sz w:val="22"/>
          <w:szCs w:val="22"/>
        </w:rPr>
      </w:pPr>
      <w:bookmarkStart w:id="264" w:name="_kv153prt96gh" w:colFirst="0" w:colLast="0"/>
      <w:bookmarkEnd w:id="264"/>
      <w:r>
        <w:rPr>
          <w:color w:val="000000"/>
          <w:sz w:val="22"/>
          <w:szCs w:val="22"/>
        </w:rPr>
        <w:lastRenderedPageBreak/>
        <w:t>Figure 2a. Directed Acyclic Graph, all relationships</w:t>
      </w:r>
      <w:r>
        <w:rPr>
          <w:noProof/>
        </w:rPr>
        <w:drawing>
          <wp:anchor distT="114300" distB="114300" distL="114300" distR="114300" simplePos="0" relativeHeight="251658240" behindDoc="1" locked="0" layoutInCell="1" hidden="0" allowOverlap="1" wp14:anchorId="34EF0FF2" wp14:editId="52437508">
            <wp:simplePos x="0" y="0"/>
            <wp:positionH relativeFrom="column">
              <wp:posOffset>1352550</wp:posOffset>
            </wp:positionH>
            <wp:positionV relativeFrom="paragraph">
              <wp:posOffset>114300</wp:posOffset>
            </wp:positionV>
            <wp:extent cx="8090042" cy="5081588"/>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0"/>
                    <a:srcRect t="5176" r="-14303" b="-9749"/>
                    <a:stretch>
                      <a:fillRect/>
                    </a:stretch>
                  </pic:blipFill>
                  <pic:spPr>
                    <a:xfrm>
                      <a:off x="0" y="0"/>
                      <a:ext cx="8090042" cy="5081588"/>
                    </a:xfrm>
                    <a:prstGeom prst="rect">
                      <a:avLst/>
                    </a:prstGeom>
                    <a:ln/>
                  </pic:spPr>
                </pic:pic>
              </a:graphicData>
            </a:graphic>
          </wp:anchor>
        </w:drawing>
      </w:r>
    </w:p>
    <w:p w14:paraId="22E64E0B" w14:textId="77777777" w:rsidR="002F02C0" w:rsidRDefault="002F02C0"/>
    <w:p w14:paraId="784CCA98" w14:textId="77777777" w:rsidR="002F02C0" w:rsidRDefault="002F02C0"/>
    <w:p w14:paraId="350517D0" w14:textId="77777777" w:rsidR="002F02C0" w:rsidRDefault="002F02C0"/>
    <w:p w14:paraId="1F6F644D" w14:textId="77777777" w:rsidR="002F02C0" w:rsidRDefault="002F02C0"/>
    <w:p w14:paraId="0F679A5E" w14:textId="77777777" w:rsidR="002F02C0" w:rsidRDefault="002F02C0"/>
    <w:p w14:paraId="1499CB10" w14:textId="77777777" w:rsidR="002F02C0" w:rsidRDefault="002F02C0"/>
    <w:p w14:paraId="6B0FE027" w14:textId="77777777" w:rsidR="002F02C0" w:rsidRDefault="002F02C0"/>
    <w:p w14:paraId="5B1732F9" w14:textId="77777777" w:rsidR="002F02C0" w:rsidRDefault="002F02C0"/>
    <w:p w14:paraId="240B6F92" w14:textId="77777777" w:rsidR="002F02C0" w:rsidRDefault="002F02C0"/>
    <w:p w14:paraId="65C40A34" w14:textId="77777777" w:rsidR="002F02C0" w:rsidRDefault="002F02C0"/>
    <w:p w14:paraId="2CC868C0" w14:textId="77777777" w:rsidR="002F02C0" w:rsidRDefault="002F02C0"/>
    <w:p w14:paraId="1F674AE5" w14:textId="77777777" w:rsidR="002F02C0" w:rsidRDefault="002F02C0"/>
    <w:p w14:paraId="58B0EF0F" w14:textId="77777777" w:rsidR="002F02C0" w:rsidRDefault="002F02C0"/>
    <w:p w14:paraId="16CFF150" w14:textId="77777777" w:rsidR="002F02C0" w:rsidRDefault="002F02C0"/>
    <w:p w14:paraId="42693BE4" w14:textId="77777777" w:rsidR="002F02C0" w:rsidRDefault="002F02C0"/>
    <w:p w14:paraId="5A2B6BA6" w14:textId="77777777" w:rsidR="002F02C0" w:rsidRDefault="002F02C0">
      <w:pPr>
        <w:rPr>
          <w:sz w:val="20"/>
          <w:szCs w:val="20"/>
        </w:rPr>
      </w:pPr>
    </w:p>
    <w:p w14:paraId="4ECDA6A1" w14:textId="77777777" w:rsidR="002F02C0" w:rsidRDefault="002F02C0">
      <w:pPr>
        <w:rPr>
          <w:sz w:val="20"/>
          <w:szCs w:val="20"/>
        </w:rPr>
      </w:pPr>
    </w:p>
    <w:p w14:paraId="427E5AD6" w14:textId="77777777" w:rsidR="002F02C0" w:rsidRDefault="002F02C0">
      <w:pPr>
        <w:rPr>
          <w:sz w:val="20"/>
          <w:szCs w:val="20"/>
        </w:rPr>
      </w:pPr>
    </w:p>
    <w:p w14:paraId="046F903F" w14:textId="77777777" w:rsidR="002F02C0" w:rsidRDefault="002F02C0">
      <w:pPr>
        <w:rPr>
          <w:sz w:val="20"/>
          <w:szCs w:val="20"/>
        </w:rPr>
      </w:pPr>
    </w:p>
    <w:p w14:paraId="46FD85D2" w14:textId="77777777" w:rsidR="002F02C0" w:rsidRDefault="002F02C0">
      <w:pPr>
        <w:rPr>
          <w:sz w:val="20"/>
          <w:szCs w:val="20"/>
        </w:rPr>
      </w:pPr>
    </w:p>
    <w:p w14:paraId="0703A754" w14:textId="77777777" w:rsidR="002F02C0" w:rsidRDefault="002F02C0">
      <w:pPr>
        <w:rPr>
          <w:sz w:val="20"/>
          <w:szCs w:val="20"/>
        </w:rPr>
      </w:pPr>
    </w:p>
    <w:p w14:paraId="3236F36B" w14:textId="77777777" w:rsidR="002F02C0" w:rsidRDefault="002F02C0">
      <w:pPr>
        <w:rPr>
          <w:sz w:val="20"/>
          <w:szCs w:val="20"/>
        </w:rPr>
      </w:pPr>
    </w:p>
    <w:p w14:paraId="012528AA" w14:textId="77777777" w:rsidR="002F02C0" w:rsidRDefault="002F02C0">
      <w:pPr>
        <w:rPr>
          <w:sz w:val="16"/>
          <w:szCs w:val="16"/>
        </w:rPr>
      </w:pPr>
    </w:p>
    <w:p w14:paraId="0995BE9A" w14:textId="77777777" w:rsidR="002F02C0" w:rsidRDefault="002F02C0">
      <w:pPr>
        <w:rPr>
          <w:sz w:val="16"/>
          <w:szCs w:val="16"/>
        </w:rPr>
      </w:pPr>
    </w:p>
    <w:p w14:paraId="50BDE04E" w14:textId="77777777" w:rsidR="002F02C0" w:rsidRDefault="002F02C0">
      <w:pPr>
        <w:rPr>
          <w:sz w:val="16"/>
          <w:szCs w:val="16"/>
        </w:rPr>
      </w:pPr>
    </w:p>
    <w:p w14:paraId="1F52E4D2" w14:textId="77777777" w:rsidR="002F02C0" w:rsidRDefault="00000000">
      <w:pPr>
        <w:rPr>
          <w:sz w:val="16"/>
          <w:szCs w:val="16"/>
        </w:rPr>
      </w:pPr>
      <w:r>
        <w:rPr>
          <w:sz w:val="16"/>
          <w:szCs w:val="16"/>
        </w:rPr>
        <w:t>This DAG focuses on the primary outcome (severe COVID). We conduct region-stratified analyses, thus, region is not part of the DAG. It would have the same representation as “Rural/urban”.</w:t>
      </w:r>
    </w:p>
    <w:p w14:paraId="4A210B4E" w14:textId="77777777" w:rsidR="002F02C0" w:rsidRDefault="00000000">
      <w:pPr>
        <w:rPr>
          <w:sz w:val="16"/>
          <w:szCs w:val="16"/>
        </w:rPr>
      </w:pPr>
      <w:r>
        <w:rPr>
          <w:sz w:val="16"/>
          <w:szCs w:val="16"/>
        </w:rPr>
        <w:t>Calendar time was an additional adjustment variable to control for older (mid 2018) vs newer (mid 2019) T2DM diagnoses</w:t>
      </w:r>
    </w:p>
    <w:p w14:paraId="70BB7FF5" w14:textId="77777777" w:rsidR="002F02C0" w:rsidRDefault="00000000">
      <w:pPr>
        <w:rPr>
          <w:sz w:val="16"/>
          <w:szCs w:val="16"/>
        </w:rPr>
      </w:pPr>
      <w:r>
        <w:rPr>
          <w:sz w:val="16"/>
          <w:szCs w:val="16"/>
        </w:rPr>
        <w:t xml:space="preserve">CVD = Cardiovascular disease; DAG created using </w:t>
      </w:r>
      <w:hyperlink r:id="rId131">
        <w:r>
          <w:rPr>
            <w:color w:val="1155CC"/>
            <w:sz w:val="16"/>
            <w:szCs w:val="16"/>
            <w:u w:val="single"/>
          </w:rPr>
          <w:t>dagify()</w:t>
        </w:r>
      </w:hyperlink>
    </w:p>
    <w:p w14:paraId="6428C4ED" w14:textId="77777777" w:rsidR="002F02C0" w:rsidRDefault="00000000">
      <w:pPr>
        <w:rPr>
          <w:sz w:val="16"/>
          <w:szCs w:val="16"/>
        </w:rPr>
      </w:pPr>
      <w:r>
        <w:rPr>
          <w:sz w:val="16"/>
          <w:szCs w:val="16"/>
        </w:rPr>
        <w:t>* CVDs other than T2DM: Total Chol/HDL ratio, preDM, PCOS, stroke, angina, acute myocardial infarction, other arterial embolism, venous thromboembolism events, heart failure, hypertension</w:t>
      </w:r>
    </w:p>
    <w:p w14:paraId="0B1799BC" w14:textId="77777777" w:rsidR="002F02C0" w:rsidRDefault="00000000">
      <w:pPr>
        <w:rPr>
          <w:sz w:val="16"/>
          <w:szCs w:val="16"/>
        </w:rPr>
      </w:pPr>
      <w:r>
        <w:rPr>
          <w:sz w:val="16"/>
          <w:szCs w:val="16"/>
        </w:rPr>
        <w:t xml:space="preserve">** non-CVD comorbidities: dementia, cancer, chronic obstructive pulmonary disease, liver disease, </w:t>
      </w:r>
    </w:p>
    <w:p w14:paraId="23716869" w14:textId="77777777" w:rsidR="002F02C0" w:rsidRDefault="00000000">
      <w:pPr>
        <w:rPr>
          <w:sz w:val="16"/>
          <w:szCs w:val="16"/>
        </w:rPr>
      </w:pPr>
      <w:r>
        <w:rPr>
          <w:sz w:val="16"/>
          <w:szCs w:val="16"/>
        </w:rPr>
        <w:t>chronic kidney disease, depression</w:t>
      </w:r>
    </w:p>
    <w:p w14:paraId="50BF56F1" w14:textId="77777777" w:rsidR="002F02C0" w:rsidRDefault="00000000">
      <w:pPr>
        <w:spacing w:line="240" w:lineRule="auto"/>
        <w:rPr>
          <w:sz w:val="16"/>
          <w:szCs w:val="16"/>
        </w:rPr>
      </w:pPr>
      <w:r>
        <w:rPr>
          <w:sz w:val="16"/>
          <w:szCs w:val="16"/>
        </w:rPr>
        <w:t>*** Health seeking behaviour; proxies used: Is a healthcare worker; number of primary care consultation rate in previous year, number of HbA1c measurements in prior 2 years</w:t>
      </w:r>
    </w:p>
    <w:p w14:paraId="57772A60" w14:textId="77777777" w:rsidR="002F02C0" w:rsidRDefault="00000000">
      <w:pPr>
        <w:spacing w:line="240" w:lineRule="auto"/>
        <w:rPr>
          <w:b/>
          <w:bCs/>
        </w:rPr>
      </w:pPr>
      <w:r>
        <w:rPr>
          <w:sz w:val="16"/>
          <w:szCs w:val="16"/>
        </w:rPr>
        <w:t>**** HbA1c levels and T2DM complications</w:t>
      </w:r>
      <w:r>
        <w:br w:type="page"/>
      </w:r>
      <w:r>
        <w:rPr>
          <w:noProof/>
        </w:rPr>
        <w:drawing>
          <wp:anchor distT="114300" distB="114300" distL="114300" distR="114300" simplePos="0" relativeHeight="251659264" behindDoc="1" locked="0" layoutInCell="1" hidden="0" allowOverlap="1" wp14:anchorId="00ED94A5" wp14:editId="356C1E29">
            <wp:simplePos x="0" y="0"/>
            <wp:positionH relativeFrom="column">
              <wp:posOffset>19051</wp:posOffset>
            </wp:positionH>
            <wp:positionV relativeFrom="paragraph">
              <wp:posOffset>5845500</wp:posOffset>
            </wp:positionV>
            <wp:extent cx="8863200" cy="61087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2"/>
                    <a:srcRect/>
                    <a:stretch>
                      <a:fillRect/>
                    </a:stretch>
                  </pic:blipFill>
                  <pic:spPr>
                    <a:xfrm>
                      <a:off x="0" y="0"/>
                      <a:ext cx="8863200" cy="6108700"/>
                    </a:xfrm>
                    <a:prstGeom prst="rect">
                      <a:avLst/>
                    </a:prstGeom>
                    <a:ln/>
                  </pic:spPr>
                </pic:pic>
              </a:graphicData>
            </a:graphic>
          </wp:anchor>
        </w:drawing>
      </w:r>
    </w:p>
    <w:p w14:paraId="11A18204" w14:textId="77777777" w:rsidR="002F02C0" w:rsidRDefault="00000000">
      <w:pPr>
        <w:pStyle w:val="Heading3"/>
        <w:spacing w:line="276" w:lineRule="auto"/>
        <w:rPr>
          <w:color w:val="000000"/>
          <w:sz w:val="22"/>
          <w:szCs w:val="22"/>
        </w:rPr>
      </w:pPr>
      <w:bookmarkStart w:id="265" w:name="_l7nwqplujsn" w:colFirst="0" w:colLast="0"/>
      <w:bookmarkEnd w:id="265"/>
      <w:r>
        <w:rPr>
          <w:color w:val="000000"/>
          <w:sz w:val="22"/>
          <w:szCs w:val="22"/>
        </w:rPr>
        <w:lastRenderedPageBreak/>
        <w:t>Figure 2b. Directed Acyclic Graph, minimal set of confounders (in red)</w:t>
      </w:r>
    </w:p>
    <w:p w14:paraId="7C057E75" w14:textId="77777777" w:rsidR="002F02C0" w:rsidRDefault="00000000">
      <w:r>
        <w:rPr>
          <w:noProof/>
        </w:rPr>
        <w:drawing>
          <wp:inline distT="114300" distB="114300" distL="114300" distR="114300" wp14:anchorId="0FCDE8C9" wp14:editId="69681672">
            <wp:extent cx="8396288" cy="459045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3"/>
                    <a:srcRect t="11111" b="9191"/>
                    <a:stretch>
                      <a:fillRect/>
                    </a:stretch>
                  </pic:blipFill>
                  <pic:spPr>
                    <a:xfrm>
                      <a:off x="0" y="0"/>
                      <a:ext cx="8396288" cy="4590451"/>
                    </a:xfrm>
                    <a:prstGeom prst="rect">
                      <a:avLst/>
                    </a:prstGeom>
                    <a:ln/>
                  </pic:spPr>
                </pic:pic>
              </a:graphicData>
            </a:graphic>
          </wp:inline>
        </w:drawing>
      </w:r>
    </w:p>
    <w:p w14:paraId="79D158BE" w14:textId="77777777" w:rsidR="002F02C0" w:rsidRDefault="002F02C0"/>
    <w:p w14:paraId="6F46762B" w14:textId="77777777" w:rsidR="002F02C0" w:rsidRDefault="002F02C0">
      <w:pPr>
        <w:jc w:val="both"/>
        <w:sectPr w:rsidR="002F02C0">
          <w:pgSz w:w="16834" w:h="11909" w:orient="landscape"/>
          <w:pgMar w:top="1440" w:right="1440" w:bottom="1440" w:left="1440" w:header="720" w:footer="720" w:gutter="0"/>
          <w:cols w:space="720"/>
        </w:sectPr>
      </w:pPr>
    </w:p>
    <w:p w14:paraId="7D304747" w14:textId="77777777" w:rsidR="002F02C0" w:rsidRDefault="00000000">
      <w:pPr>
        <w:pStyle w:val="Heading1"/>
      </w:pPr>
      <w:bookmarkStart w:id="266" w:name="_ouofyxma25tx" w:colFirst="0" w:colLast="0"/>
      <w:bookmarkEnd w:id="266"/>
      <w:r>
        <w:rPr>
          <w:b/>
          <w:bCs/>
          <w:sz w:val="32"/>
          <w:szCs w:val="32"/>
        </w:rPr>
        <w:lastRenderedPageBreak/>
        <w:t>Limitations</w:t>
      </w:r>
    </w:p>
    <w:p w14:paraId="402B7225" w14:textId="77777777" w:rsidR="002F02C0" w:rsidRDefault="00000000">
      <w:pPr>
        <w:jc w:val="both"/>
        <w:rPr>
          <w:sz w:val="20"/>
          <w:szCs w:val="20"/>
        </w:rPr>
      </w:pPr>
      <w:r>
        <w:rPr>
          <w:sz w:val="20"/>
          <w:szCs w:val="20"/>
        </w:rPr>
        <w:t>Our study has limitations:</w:t>
      </w:r>
    </w:p>
    <w:p w14:paraId="5DC6B8F3" w14:textId="77777777" w:rsidR="002F02C0" w:rsidRDefault="00000000">
      <w:pPr>
        <w:numPr>
          <w:ilvl w:val="0"/>
          <w:numId w:val="16"/>
        </w:numPr>
        <w:jc w:val="both"/>
        <w:rPr>
          <w:sz w:val="20"/>
          <w:szCs w:val="20"/>
        </w:rPr>
      </w:pPr>
      <w:r>
        <w:rPr>
          <w:b/>
          <w:bCs/>
          <w:sz w:val="20"/>
          <w:szCs w:val="20"/>
        </w:rPr>
        <w:t xml:space="preserve">Landmark design: </w:t>
      </w:r>
      <w:r>
        <w:rPr>
          <w:sz w:val="20"/>
          <w:szCs w:val="20"/>
        </w:rPr>
        <w:t>The landmark design has two limitations. First, date of eligibility (baseline) and start of follow-up are misaligned. Depending on their clinical vulnerability/susceptibility, participants may have a different risk of reaching certain outcomes across the two groups, and therefore introduce selection bias at the landmark date. In our case, selection bias is not possible, because, in addition, we moved the time period of treatment allocation before any outcome of interest (i.e. COVID-related hospitalization or COVID-related death) can happen. However, potential selection bias due to depletion of susceptibles (e.g. regarding all-cause death) is still possible. We will quantify and characterize the individuals excluded from analyses within 6 months of T2DM. Second, estimates from this analysis have to be interpreted as conditional on still being alive at the time of reaching the 6-month landmark.</w:t>
      </w:r>
    </w:p>
    <w:p w14:paraId="2BB2355E" w14:textId="77777777" w:rsidR="002F02C0" w:rsidRDefault="00000000">
      <w:pPr>
        <w:numPr>
          <w:ilvl w:val="0"/>
          <w:numId w:val="16"/>
        </w:numPr>
        <w:jc w:val="both"/>
        <w:rPr>
          <w:sz w:val="20"/>
          <w:szCs w:val="20"/>
        </w:rPr>
      </w:pPr>
      <w:r>
        <w:rPr>
          <w:b/>
          <w:bCs/>
          <w:sz w:val="20"/>
          <w:szCs w:val="20"/>
        </w:rPr>
        <w:t>Misclassification:</w:t>
      </w:r>
      <w:r>
        <w:rPr>
          <w:sz w:val="20"/>
          <w:szCs w:val="20"/>
        </w:rPr>
        <w:t xml:space="preserve"> Possible misclassifications of cause of death on death certificates. Possible misclassification of exposure since we only have metformin prescription but not dispensing nor intake.</w:t>
      </w:r>
    </w:p>
    <w:p w14:paraId="6EB630FC" w14:textId="77777777" w:rsidR="002F02C0" w:rsidRDefault="00000000">
      <w:pPr>
        <w:numPr>
          <w:ilvl w:val="0"/>
          <w:numId w:val="16"/>
        </w:numPr>
        <w:jc w:val="both"/>
        <w:rPr>
          <w:sz w:val="20"/>
          <w:szCs w:val="20"/>
        </w:rPr>
      </w:pPr>
      <w:r>
        <w:rPr>
          <w:b/>
          <w:bCs/>
          <w:sz w:val="20"/>
          <w:szCs w:val="20"/>
        </w:rPr>
        <w:t>Confounding by indication:</w:t>
      </w:r>
      <w:r>
        <w:rPr>
          <w:sz w:val="20"/>
          <w:szCs w:val="20"/>
        </w:rPr>
        <w:t xml:space="preserve"> Despite carefully defining a suitable study population with an indication for metformin (new T2DM diagnosis with no contraindication to metformin, no extremely high HbA1c that violate positivity assumption; checking overlap of propensity scores), adjusting for important confounders, and sensitivity analysis with control outcomes, we will not be able to completely rule out residual confounding by indication.</w:t>
      </w:r>
    </w:p>
    <w:p w14:paraId="5E822B95" w14:textId="77777777" w:rsidR="002F02C0" w:rsidRDefault="00000000">
      <w:pPr>
        <w:numPr>
          <w:ilvl w:val="0"/>
          <w:numId w:val="16"/>
        </w:numPr>
        <w:jc w:val="both"/>
        <w:rPr>
          <w:sz w:val="20"/>
          <w:szCs w:val="20"/>
        </w:rPr>
      </w:pPr>
      <w:r>
        <w:rPr>
          <w:b/>
          <w:bCs/>
          <w:sz w:val="20"/>
          <w:szCs w:val="20"/>
        </w:rPr>
        <w:t>Changes over time:</w:t>
      </w:r>
      <w:r>
        <w:rPr>
          <w:sz w:val="20"/>
          <w:szCs w:val="20"/>
        </w:rPr>
        <w:t xml:space="preserve"> Interaction with lockdown/COVID measures that affect risk of SARS-CoV-2 infection, vaccinations, and changing risk behaviours among people living with T2DM, affecting the two groups differently. </w:t>
      </w:r>
    </w:p>
    <w:p w14:paraId="42CECC85" w14:textId="77777777" w:rsidR="002F02C0" w:rsidRDefault="00000000">
      <w:pPr>
        <w:numPr>
          <w:ilvl w:val="0"/>
          <w:numId w:val="16"/>
        </w:numPr>
        <w:jc w:val="both"/>
        <w:rPr>
          <w:sz w:val="20"/>
          <w:szCs w:val="20"/>
        </w:rPr>
      </w:pPr>
      <w:r>
        <w:rPr>
          <w:b/>
          <w:bCs/>
          <w:sz w:val="20"/>
          <w:szCs w:val="20"/>
        </w:rPr>
        <w:t xml:space="preserve">Underreporting </w:t>
      </w:r>
      <w:r>
        <w:rPr>
          <w:sz w:val="20"/>
          <w:szCs w:val="20"/>
        </w:rPr>
        <w:t>of Long COVID codes in primary care</w:t>
      </w:r>
    </w:p>
    <w:p w14:paraId="1288D88B" w14:textId="77777777" w:rsidR="002F02C0" w:rsidRDefault="00000000">
      <w:pPr>
        <w:numPr>
          <w:ilvl w:val="0"/>
          <w:numId w:val="16"/>
        </w:numPr>
        <w:jc w:val="both"/>
        <w:rPr>
          <w:sz w:val="20"/>
          <w:szCs w:val="20"/>
        </w:rPr>
      </w:pPr>
      <w:r>
        <w:rPr>
          <w:b/>
          <w:bCs/>
          <w:sz w:val="20"/>
          <w:szCs w:val="20"/>
        </w:rPr>
        <w:t>Multiple testing</w:t>
      </w:r>
      <w:r>
        <w:rPr>
          <w:sz w:val="20"/>
          <w:szCs w:val="20"/>
        </w:rPr>
        <w:t xml:space="preserve"> across subgroup analyses with low power</w:t>
      </w:r>
    </w:p>
    <w:p w14:paraId="26E81840" w14:textId="77777777" w:rsidR="002F02C0" w:rsidRDefault="002F02C0">
      <w:pPr>
        <w:jc w:val="both"/>
        <w:rPr>
          <w:sz w:val="20"/>
          <w:szCs w:val="20"/>
        </w:rPr>
      </w:pPr>
    </w:p>
    <w:p w14:paraId="30F71B3B" w14:textId="77777777" w:rsidR="002F02C0" w:rsidRDefault="00000000">
      <w:pPr>
        <w:pStyle w:val="Heading1"/>
        <w:keepNext w:val="0"/>
        <w:keepLines w:val="0"/>
        <w:widowControl w:val="0"/>
        <w:spacing w:before="480" w:line="206" w:lineRule="auto"/>
        <w:jc w:val="both"/>
        <w:rPr>
          <w:b/>
          <w:bCs/>
          <w:sz w:val="32"/>
          <w:szCs w:val="32"/>
        </w:rPr>
      </w:pPr>
      <w:bookmarkStart w:id="267" w:name="_hm5xzhwv2vv" w:colFirst="0" w:colLast="0"/>
      <w:bookmarkEnd w:id="267"/>
      <w:r>
        <w:br w:type="page"/>
      </w:r>
    </w:p>
    <w:p w14:paraId="12DC60F5" w14:textId="77777777" w:rsidR="002F02C0" w:rsidRDefault="00000000">
      <w:pPr>
        <w:pStyle w:val="Heading1"/>
        <w:keepNext w:val="0"/>
        <w:keepLines w:val="0"/>
        <w:widowControl w:val="0"/>
        <w:spacing w:before="480" w:line="206" w:lineRule="auto"/>
        <w:jc w:val="both"/>
        <w:rPr>
          <w:b/>
          <w:bCs/>
          <w:sz w:val="32"/>
          <w:szCs w:val="32"/>
        </w:rPr>
      </w:pPr>
      <w:bookmarkStart w:id="268" w:name="_6hssehxs7ivz" w:colFirst="0" w:colLast="0"/>
      <w:bookmarkEnd w:id="268"/>
      <w:r>
        <w:rPr>
          <w:b/>
          <w:bCs/>
          <w:sz w:val="32"/>
          <w:szCs w:val="32"/>
        </w:rPr>
        <w:lastRenderedPageBreak/>
        <w:t>Administrative</w:t>
      </w:r>
    </w:p>
    <w:p w14:paraId="2B804529" w14:textId="77777777" w:rsidR="002F02C0" w:rsidRDefault="00000000">
      <w:pPr>
        <w:pStyle w:val="Heading2"/>
        <w:keepNext w:val="0"/>
        <w:keepLines w:val="0"/>
        <w:widowControl w:val="0"/>
        <w:spacing w:after="80" w:line="241" w:lineRule="auto"/>
        <w:jc w:val="both"/>
        <w:rPr>
          <w:sz w:val="22"/>
          <w:szCs w:val="22"/>
        </w:rPr>
      </w:pPr>
      <w:bookmarkStart w:id="269" w:name="_9ylj4bq1tv0j" w:colFirst="0" w:colLast="0"/>
      <w:bookmarkEnd w:id="269"/>
      <w:r>
        <w:rPr>
          <w:sz w:val="22"/>
          <w:szCs w:val="22"/>
        </w:rPr>
        <w:t>Funding</w:t>
      </w:r>
    </w:p>
    <w:p w14:paraId="72EA0B89" w14:textId="77777777" w:rsidR="002F02C0" w:rsidRDefault="00000000">
      <w:pPr>
        <w:widowControl w:val="0"/>
        <w:jc w:val="both"/>
        <w:rPr>
          <w:sz w:val="20"/>
          <w:szCs w:val="20"/>
        </w:rPr>
      </w:pPr>
      <w:r>
        <w:rPr>
          <w:sz w:val="20"/>
          <w:szCs w:val="20"/>
        </w:rPr>
        <w:t>The OpenSAFELY platform is principally funded by grants from: NHS England [2023-2025]; The Wellcome Trust (222097/Z/20/Z) [2020-2024]; MRC (MR/V015737/1) [2020-2021]. Additional contributions to OpenSAFELY have been funded by grants from: MRC via the National Core Study programme, Longitudinal Health and Wellbeing strand (MC_PC_20030, MC_PC_20059) [2020-2022] and the Data and Connectivity strand (MC_PC_20058) [2021-2022]; NIHR and MRC via the CONVALESCENCE programme (COV-LT-0009, MC_PC_20051) [2021-2024]; NHS England via the Primary Care Medicines Analytics Unit [2021-2024]. This study is also supported by the European Union’s Horizon 2020 research and innovation programme.</w:t>
      </w:r>
    </w:p>
    <w:p w14:paraId="17C97837" w14:textId="77777777" w:rsidR="002F02C0" w:rsidRDefault="00000000">
      <w:pPr>
        <w:pStyle w:val="Heading2"/>
        <w:keepNext w:val="0"/>
        <w:keepLines w:val="0"/>
        <w:widowControl w:val="0"/>
        <w:spacing w:after="80" w:line="241" w:lineRule="auto"/>
        <w:jc w:val="both"/>
      </w:pPr>
      <w:bookmarkStart w:id="270" w:name="_feclsyjzn93l" w:colFirst="0" w:colLast="0"/>
      <w:bookmarkEnd w:id="270"/>
      <w:r>
        <w:rPr>
          <w:sz w:val="22"/>
          <w:szCs w:val="22"/>
        </w:rPr>
        <w:t>Patient and public involvement and engagement</w:t>
      </w:r>
    </w:p>
    <w:p w14:paraId="2715899C" w14:textId="77777777" w:rsidR="002F02C0" w:rsidRDefault="00000000">
      <w:pPr>
        <w:widowControl w:val="0"/>
        <w:jc w:val="both"/>
        <w:rPr>
          <w:sz w:val="20"/>
          <w:szCs w:val="20"/>
        </w:rPr>
      </w:pPr>
      <w:r>
        <w:rPr>
          <w:sz w:val="20"/>
          <w:szCs w:val="20"/>
        </w:rPr>
        <w:t>OpenSAFELY: OpenSAFELY has involved patients and the public in various ways: we developed a public website that provides a detailed description of the platform in language suitable for a lay audience (https://opensafely.org); we have participated in two citizen juries exploring public trust in OpenSAFELY; we have co-developed an explainer video (https://www.opensafely.org/about/); we have patient representation who are experts by experience on our OpenSAFELY Oversight Board; we have partnered with Understanding Patient Data to produce lay explainers on the importance of large datasets for research; we have presented at various online public engagement events to key communities (e.g., Healthcare Excellence Through Technology; Faculty of Clinical Informatics annual conference; NHS Assembly; HDRUK symposium); and more. To ensure the patient voice is represented, we are working closely to decide on language choices with appropriate medical research charities (e.g., Association of Medical Research Charities). We will share information and interpretation of our findings through press releases, social media channels, and plain language summaries.</w:t>
      </w:r>
    </w:p>
    <w:p w14:paraId="004CDEEC" w14:textId="77777777" w:rsidR="002F02C0" w:rsidRDefault="00000000">
      <w:pPr>
        <w:pStyle w:val="Heading1"/>
        <w:keepNext w:val="0"/>
        <w:keepLines w:val="0"/>
        <w:spacing w:before="0" w:after="160" w:line="256" w:lineRule="auto"/>
        <w:rPr>
          <w:b/>
          <w:bCs/>
          <w:sz w:val="32"/>
          <w:szCs w:val="32"/>
        </w:rPr>
      </w:pPr>
      <w:bookmarkStart w:id="271" w:name="_e6pwekva539o" w:colFirst="0" w:colLast="0"/>
      <w:bookmarkEnd w:id="271"/>
      <w:r>
        <w:br w:type="page"/>
      </w:r>
    </w:p>
    <w:p w14:paraId="2010AE85" w14:textId="77777777" w:rsidR="002F02C0" w:rsidRDefault="00000000">
      <w:pPr>
        <w:pStyle w:val="Heading1"/>
        <w:keepNext w:val="0"/>
        <w:keepLines w:val="0"/>
        <w:spacing w:before="0" w:after="160" w:line="256" w:lineRule="auto"/>
        <w:rPr>
          <w:b/>
          <w:bCs/>
          <w:sz w:val="32"/>
          <w:szCs w:val="32"/>
        </w:rPr>
      </w:pPr>
      <w:bookmarkStart w:id="272" w:name="_eo94ltr6vj1" w:colFirst="0" w:colLast="0"/>
      <w:bookmarkEnd w:id="272"/>
      <w:r>
        <w:rPr>
          <w:b/>
          <w:bCs/>
          <w:sz w:val="32"/>
          <w:szCs w:val="32"/>
        </w:rPr>
        <w:lastRenderedPageBreak/>
        <w:t>References</w:t>
      </w:r>
    </w:p>
    <w:p w14:paraId="3B03F34B" w14:textId="77777777" w:rsidR="002F02C0" w:rsidRDefault="00000000">
      <w:pPr>
        <w:widowControl w:val="0"/>
        <w:pBdr>
          <w:top w:val="nil"/>
          <w:left w:val="nil"/>
          <w:bottom w:val="nil"/>
          <w:right w:val="nil"/>
          <w:between w:val="nil"/>
        </w:pBdr>
        <w:spacing w:line="240" w:lineRule="auto"/>
        <w:ind w:left="384" w:hanging="384"/>
      </w:pPr>
      <w:hyperlink r:id="rId134">
        <w:r>
          <w:t xml:space="preserve">1. </w:t>
        </w:r>
        <w:r>
          <w:tab/>
          <w:t>Scheen AJ. Metformin and COVID-19: From cellular mechanisms to reduced mortality. Diabetes &amp; Metabolism. 2020 Nov 1;46(6):423–6.</w:t>
        </w:r>
      </w:hyperlink>
    </w:p>
    <w:p w14:paraId="21995758" w14:textId="77777777" w:rsidR="002F02C0" w:rsidRDefault="00000000">
      <w:pPr>
        <w:widowControl w:val="0"/>
        <w:pBdr>
          <w:top w:val="nil"/>
          <w:left w:val="nil"/>
          <w:bottom w:val="nil"/>
          <w:right w:val="nil"/>
          <w:between w:val="nil"/>
        </w:pBdr>
        <w:spacing w:line="240" w:lineRule="auto"/>
        <w:ind w:left="384" w:hanging="384"/>
      </w:pPr>
      <w:hyperlink r:id="rId135">
        <w:r>
          <w:t xml:space="preserve">2. </w:t>
        </w:r>
        <w:r>
          <w:tab/>
          <w:t>Sharma S, Ray A, Sadasivam B. Metformin in COVID-19: A possible role beyond diabetes. Diabetes Research and Clinical Practice [Internet]. 2020 Jun 1 [cited 2025 Jun 2];164. Available from: https://www.diabetesresearchclinicalpractice.com/article/S0168-8227(20)30433-2/fulltext</w:t>
        </w:r>
      </w:hyperlink>
    </w:p>
    <w:p w14:paraId="12B88F4E" w14:textId="77777777" w:rsidR="002F02C0" w:rsidRDefault="00000000">
      <w:pPr>
        <w:widowControl w:val="0"/>
        <w:pBdr>
          <w:top w:val="nil"/>
          <w:left w:val="nil"/>
          <w:bottom w:val="nil"/>
          <w:right w:val="nil"/>
          <w:between w:val="nil"/>
        </w:pBdr>
        <w:spacing w:line="240" w:lineRule="auto"/>
        <w:ind w:left="384" w:hanging="384"/>
      </w:pPr>
      <w:hyperlink r:id="rId136">
        <w:r>
          <w:t xml:space="preserve">3. </w:t>
        </w:r>
        <w:r>
          <w:tab/>
          <w:t xml:space="preserve">Samuel SM, Varghese E, Büsselberg D. Therapeutic Potential of Metformin in </w:t>
        </w:r>
      </w:hyperlink>
      <w:hyperlink r:id="rId137">
        <w:r>
          <w:t>COVID-19: Reasoning for Its Protective Role. Trends in Microbiology. 2021 Oct 1;29(10):894–907.</w:t>
        </w:r>
      </w:hyperlink>
    </w:p>
    <w:p w14:paraId="4D5E6FFD" w14:textId="77777777" w:rsidR="002F02C0" w:rsidRDefault="00000000">
      <w:pPr>
        <w:widowControl w:val="0"/>
        <w:pBdr>
          <w:top w:val="nil"/>
          <w:left w:val="nil"/>
          <w:bottom w:val="nil"/>
          <w:right w:val="nil"/>
          <w:between w:val="nil"/>
        </w:pBdr>
        <w:spacing w:line="240" w:lineRule="auto"/>
        <w:ind w:left="384" w:hanging="384"/>
      </w:pPr>
      <w:hyperlink r:id="rId138">
        <w:r>
          <w:t xml:space="preserve">4. </w:t>
        </w:r>
      </w:hyperlink>
      <w:hyperlink r:id="rId139">
        <w:r>
          <w:tab/>
          <w:t>Zhu Z, Zeng Q, Liu Q, Wen J, Chen G. Association of Glucose-Lowering Drugs With Outcomes in Patients With Diabetes Before Hospitalization for COVID-19: A Systematic Review and Network Meta-analysis. JAMA Network Open. 2022 Dec 6;5(12):e2244652.</w:t>
        </w:r>
      </w:hyperlink>
    </w:p>
    <w:p w14:paraId="3AFB0FC8" w14:textId="77777777" w:rsidR="002F02C0" w:rsidRDefault="00000000">
      <w:pPr>
        <w:widowControl w:val="0"/>
        <w:pBdr>
          <w:top w:val="nil"/>
          <w:left w:val="nil"/>
          <w:bottom w:val="nil"/>
          <w:right w:val="nil"/>
          <w:between w:val="nil"/>
        </w:pBdr>
        <w:spacing w:line="240" w:lineRule="auto"/>
        <w:ind w:left="384" w:hanging="384"/>
      </w:pPr>
      <w:hyperlink r:id="rId140">
        <w:r>
          <w:t xml:space="preserve">5. </w:t>
        </w:r>
        <w:r>
          <w:tab/>
          <w:t>Siedner MJ, Sax PE. Repurposing Revisited: Exploring the Role of Metformin for Treatment of COVID-19. Clinical Infectious Diseases. 2024 Aug 15;79(2):292–4.</w:t>
        </w:r>
      </w:hyperlink>
    </w:p>
    <w:p w14:paraId="4C994173" w14:textId="77777777" w:rsidR="002F02C0" w:rsidRDefault="00000000">
      <w:pPr>
        <w:widowControl w:val="0"/>
        <w:pBdr>
          <w:top w:val="nil"/>
          <w:left w:val="nil"/>
          <w:bottom w:val="nil"/>
          <w:right w:val="nil"/>
          <w:between w:val="nil"/>
        </w:pBdr>
        <w:spacing w:line="240" w:lineRule="auto"/>
        <w:ind w:left="384" w:hanging="384"/>
      </w:pPr>
      <w:hyperlink r:id="rId141">
        <w:r>
          <w:t xml:space="preserve">6. </w:t>
        </w:r>
        <w:r>
          <w:tab/>
          <w:t>Bramante CT, Beckman KB, Mehta T, Karger AB, Odde DJ, Tignanelli CJ, et al. Favorable Antiviral Effect of Metformin on SARS-CoV-2 Viral Load in a Randomized, Placebo-Controlled Clinical Trial of COVID-19. Clinical Infectious Diseases. 2024 Aug 15;79(2):354–63.</w:t>
        </w:r>
      </w:hyperlink>
    </w:p>
    <w:p w14:paraId="2E70B1CB" w14:textId="77777777" w:rsidR="002F02C0" w:rsidRDefault="00000000">
      <w:pPr>
        <w:widowControl w:val="0"/>
        <w:pBdr>
          <w:top w:val="nil"/>
          <w:left w:val="nil"/>
          <w:bottom w:val="nil"/>
          <w:right w:val="nil"/>
          <w:between w:val="nil"/>
        </w:pBdr>
        <w:spacing w:line="240" w:lineRule="auto"/>
        <w:ind w:left="384" w:hanging="384"/>
      </w:pPr>
      <w:hyperlink r:id="rId142">
        <w:r>
          <w:t xml:space="preserve">7. </w:t>
        </w:r>
        <w:r>
          <w:tab/>
        </w:r>
      </w:hyperlink>
      <w:hyperlink r:id="rId143">
        <w:r>
          <w:t>Chowdhury SR, Islam N, Zhou Q, Hasan MK, Chowdhury MR, Siemieniuk RA, et al. Metformin for covid-19: systematic review and meta-analysis of randomised controlled trials. bmjmed [Internet]. 2025 May 21 [cited 2025 Jun 2];4(1). Available from: https://bmjmedicine.bmj.com/content/4/1/e001126</w:t>
        </w:r>
      </w:hyperlink>
    </w:p>
    <w:p w14:paraId="34618A7E" w14:textId="77777777" w:rsidR="002F02C0" w:rsidRDefault="00000000">
      <w:pPr>
        <w:widowControl w:val="0"/>
        <w:pBdr>
          <w:top w:val="nil"/>
          <w:left w:val="nil"/>
          <w:bottom w:val="nil"/>
          <w:right w:val="nil"/>
          <w:between w:val="nil"/>
        </w:pBdr>
        <w:spacing w:line="240" w:lineRule="auto"/>
        <w:ind w:left="384" w:hanging="384"/>
      </w:pPr>
      <w:hyperlink r:id="rId144">
        <w:r w:rsidRPr="00947212">
          <w:rPr>
            <w:lang w:val="de-CH"/>
          </w:rPr>
          <w:t xml:space="preserve">8. </w:t>
        </w:r>
        <w:r w:rsidRPr="00947212">
          <w:rPr>
            <w:lang w:val="de-CH"/>
          </w:rPr>
          <w:tab/>
          <w:t xml:space="preserve">Zhan K, Weng L, Qi L, Wang L, Lin H, Fang X, et al. </w:t>
        </w:r>
        <w:r>
          <w:t>Effect of Antidiabetic Therapy on Clinical Outcomes of COVID-19 Patients With Type 2 Diabetes: A Systematic Review and Meta-Analysis. Ann Pharmacother. 2023 Jul;57(7):776–86.</w:t>
        </w:r>
      </w:hyperlink>
    </w:p>
    <w:p w14:paraId="1D0AE422" w14:textId="77777777" w:rsidR="002F02C0" w:rsidRDefault="00000000">
      <w:pPr>
        <w:widowControl w:val="0"/>
        <w:pBdr>
          <w:top w:val="nil"/>
          <w:left w:val="nil"/>
          <w:bottom w:val="nil"/>
          <w:right w:val="nil"/>
          <w:between w:val="nil"/>
        </w:pBdr>
        <w:spacing w:line="240" w:lineRule="auto"/>
        <w:ind w:left="384" w:hanging="384"/>
      </w:pPr>
      <w:hyperlink r:id="rId145">
        <w:r>
          <w:t xml:space="preserve">9. </w:t>
        </w:r>
        <w:r>
          <w:tab/>
          <w:t>Petrelli F, Grappasonni I, Nguyen CTT, Tesauro M, Pantanetti P, Xhafa S, et al. Metformin and Covid-19: a systematic review of systematic reviews with meta-analysis. Acta Biomed. 2023 Aug 30;94(S3):e2023138.</w:t>
        </w:r>
      </w:hyperlink>
    </w:p>
    <w:p w14:paraId="45DEB675" w14:textId="77777777" w:rsidR="002F02C0" w:rsidRDefault="00000000">
      <w:pPr>
        <w:widowControl w:val="0"/>
        <w:pBdr>
          <w:top w:val="nil"/>
          <w:left w:val="nil"/>
          <w:bottom w:val="nil"/>
          <w:right w:val="nil"/>
          <w:between w:val="nil"/>
        </w:pBdr>
        <w:spacing w:line="240" w:lineRule="auto"/>
        <w:ind w:left="384" w:hanging="384"/>
      </w:pPr>
      <w:hyperlink r:id="rId146">
        <w:r>
          <w:t xml:space="preserve">10. </w:t>
        </w:r>
        <w:r>
          <w:tab/>
          <w:t>Song ZH, Huang QM, Xu SS, Zhou JB, Zhang C. The Effect of Antihyperglycemic Medications on COVID-19: A Meta-analysis and Systematic Review from Observational Studies. Ther Innov Regul Sci. 2024 Jul;58(4):773–87.</w:t>
        </w:r>
      </w:hyperlink>
    </w:p>
    <w:p w14:paraId="0C0A72A2" w14:textId="77777777" w:rsidR="002F02C0" w:rsidRPr="00947212" w:rsidRDefault="00000000">
      <w:pPr>
        <w:widowControl w:val="0"/>
        <w:pBdr>
          <w:top w:val="nil"/>
          <w:left w:val="nil"/>
          <w:bottom w:val="nil"/>
          <w:right w:val="nil"/>
          <w:between w:val="nil"/>
        </w:pBdr>
        <w:spacing w:line="240" w:lineRule="auto"/>
        <w:ind w:left="384" w:hanging="384"/>
        <w:rPr>
          <w:lang w:val="it-CH"/>
        </w:rPr>
      </w:pPr>
      <w:hyperlink r:id="rId147">
        <w:r>
          <w:t xml:space="preserve">11. </w:t>
        </w:r>
        <w:r>
          <w:tab/>
          <w:t xml:space="preserve">Keels JN, McDonald IR, Lee CS, Dwyer AA. Antidiabetic agent use and clinical outcomes in patients with diabetes hospitalized for COVID-19: a systematic review and meta-analysis. </w:t>
        </w:r>
        <w:r w:rsidRPr="00947212">
          <w:rPr>
            <w:lang w:val="it-CH"/>
          </w:rPr>
          <w:t>Front Endocrinol (Lausanne). 2024;15:1482853.</w:t>
        </w:r>
      </w:hyperlink>
    </w:p>
    <w:p w14:paraId="07DC7950" w14:textId="77777777" w:rsidR="002F02C0" w:rsidRPr="00947212" w:rsidRDefault="00000000">
      <w:pPr>
        <w:widowControl w:val="0"/>
        <w:pBdr>
          <w:top w:val="nil"/>
          <w:left w:val="nil"/>
          <w:bottom w:val="nil"/>
          <w:right w:val="nil"/>
          <w:between w:val="nil"/>
        </w:pBdr>
        <w:spacing w:line="240" w:lineRule="auto"/>
        <w:ind w:left="384" w:hanging="384"/>
        <w:rPr>
          <w:lang w:val="fr-CH"/>
        </w:rPr>
      </w:pPr>
      <w:hyperlink r:id="rId148">
        <w:r w:rsidRPr="00947212">
          <w:rPr>
            <w:lang w:val="it-CH"/>
          </w:rPr>
          <w:t xml:space="preserve">12. </w:t>
        </w:r>
        <w:r w:rsidRPr="00947212">
          <w:rPr>
            <w:lang w:val="it-CH"/>
          </w:rPr>
          <w:tab/>
          <w:t xml:space="preserve">Harding JL, Oviedo SA, Ali MK, Ofotokun I, Gander JC, Patel SA, et al. </w:t>
        </w:r>
        <w:r>
          <w:t xml:space="preserve">The bidirectional association between diabetes and long-COVID-19 - A systematic review. </w:t>
        </w:r>
        <w:r w:rsidRPr="00947212">
          <w:rPr>
            <w:lang w:val="fr-CH"/>
          </w:rPr>
          <w:t>Diabetes Res Clin Pract. 2023 Jan;195:110202.</w:t>
        </w:r>
      </w:hyperlink>
    </w:p>
    <w:p w14:paraId="302697FA" w14:textId="77777777" w:rsidR="002F02C0" w:rsidRDefault="00000000">
      <w:pPr>
        <w:widowControl w:val="0"/>
        <w:pBdr>
          <w:top w:val="nil"/>
          <w:left w:val="nil"/>
          <w:bottom w:val="nil"/>
          <w:right w:val="nil"/>
          <w:between w:val="nil"/>
        </w:pBdr>
        <w:spacing w:line="240" w:lineRule="auto"/>
        <w:ind w:left="384" w:hanging="384"/>
      </w:pPr>
      <w:hyperlink r:id="rId149">
        <w:r w:rsidRPr="00947212">
          <w:rPr>
            <w:lang w:val="fr-CH"/>
          </w:rPr>
          <w:t xml:space="preserve">13. </w:t>
        </w:r>
        <w:r w:rsidRPr="00947212">
          <w:rPr>
            <w:lang w:val="fr-CH"/>
          </w:rPr>
          <w:tab/>
          <w:t xml:space="preserve">Su Y, Yuan D, Chen DG, Ng RH, Wang K, Choi J, et al. </w:t>
        </w:r>
        <w:r>
          <w:t>Multiple early factors anticipate post-acute COVID-19 sequelae. Cell. 2022 Mar 3;185(5):881-895.e20.</w:t>
        </w:r>
      </w:hyperlink>
    </w:p>
    <w:p w14:paraId="53A12836" w14:textId="77777777" w:rsidR="002F02C0" w:rsidRDefault="00000000">
      <w:pPr>
        <w:widowControl w:val="0"/>
        <w:pBdr>
          <w:top w:val="nil"/>
          <w:left w:val="nil"/>
          <w:bottom w:val="nil"/>
          <w:right w:val="nil"/>
          <w:between w:val="nil"/>
        </w:pBdr>
        <w:spacing w:line="240" w:lineRule="auto"/>
        <w:ind w:left="384" w:hanging="384"/>
      </w:pPr>
      <w:hyperlink r:id="rId150">
        <w:r>
          <w:t xml:space="preserve">14. </w:t>
        </w:r>
        <w:r>
          <w:tab/>
          <w:t>Yoshida K, Solomon DH, Kim SC. Active-comparator design and new-user design in observational studies. Nat Rev Rheumatol. 2015 Jul;11(7):437–41.</w:t>
        </w:r>
      </w:hyperlink>
    </w:p>
    <w:p w14:paraId="68908A03" w14:textId="77777777" w:rsidR="002F02C0" w:rsidRDefault="00000000">
      <w:pPr>
        <w:widowControl w:val="0"/>
        <w:pBdr>
          <w:top w:val="nil"/>
          <w:left w:val="nil"/>
          <w:bottom w:val="nil"/>
          <w:right w:val="nil"/>
          <w:between w:val="nil"/>
        </w:pBdr>
        <w:spacing w:line="240" w:lineRule="auto"/>
        <w:ind w:left="384" w:hanging="384"/>
      </w:pPr>
      <w:hyperlink r:id="rId151">
        <w:r>
          <w:t xml:space="preserve">15. </w:t>
        </w:r>
        <w:r>
          <w:tab/>
          <w:t>Xie J, López-Güell K, Dedman D, Duarte-Salles T, Kolde R, López-Blasco R, et al. Incidence of post-acute COVID-19 symptoms across healthcare settings in seven countries: an international retrospective cohort study using routinely-collected data. eClinicalMedicine [Internet]. 2024 Nov 1 [cited 2025 Mar 21];77. Available from: https://www.thelancet.com/journals/eclinm/article/PIIS2589-5370(24)00482-6/fulltext</w:t>
        </w:r>
      </w:hyperlink>
    </w:p>
    <w:p w14:paraId="0C0B9299" w14:textId="77777777" w:rsidR="002F02C0" w:rsidRDefault="00000000">
      <w:pPr>
        <w:widowControl w:val="0"/>
        <w:pBdr>
          <w:top w:val="nil"/>
          <w:left w:val="nil"/>
          <w:bottom w:val="nil"/>
          <w:right w:val="nil"/>
          <w:between w:val="nil"/>
        </w:pBdr>
        <w:spacing w:line="240" w:lineRule="auto"/>
        <w:ind w:left="384" w:hanging="384"/>
      </w:pPr>
      <w:hyperlink r:id="rId152">
        <w:r>
          <w:t xml:space="preserve">16. </w:t>
        </w:r>
        <w:r>
          <w:tab/>
          <w:t>Lopez-Leon S, Wegman-Ostrosky T, Perelman C, Sepulveda R, Rebolledo PA, Cuapio A, et al. More than 50 long-term effects of COVID-19: a systematic review and meta-analysis. Sci Rep. 2021 Aug 9;11:16144.</w:t>
        </w:r>
      </w:hyperlink>
    </w:p>
    <w:p w14:paraId="3303B493" w14:textId="77777777" w:rsidR="002F02C0" w:rsidRDefault="00000000">
      <w:pPr>
        <w:widowControl w:val="0"/>
        <w:pBdr>
          <w:top w:val="nil"/>
          <w:left w:val="nil"/>
          <w:bottom w:val="nil"/>
          <w:right w:val="nil"/>
          <w:between w:val="nil"/>
        </w:pBdr>
        <w:spacing w:line="240" w:lineRule="auto"/>
        <w:ind w:left="384" w:hanging="384"/>
      </w:pPr>
      <w:hyperlink r:id="rId153">
        <w:r>
          <w:t xml:space="preserve">17. </w:t>
        </w:r>
        <w:r>
          <w:tab/>
          <w:t>Xie Y, Choi T, Al-Aly Z. Postacute Sequelae of SARS-CoV-2 Infection in the Pre-Delta, Delta, and Omicron Eras. New England Journal of Medicine. 2024 Aug 7;391(6):515–25.</w:t>
        </w:r>
      </w:hyperlink>
    </w:p>
    <w:p w14:paraId="30333FB3" w14:textId="77777777" w:rsidR="002F02C0" w:rsidRDefault="00000000">
      <w:pPr>
        <w:widowControl w:val="0"/>
        <w:pBdr>
          <w:top w:val="nil"/>
          <w:left w:val="nil"/>
          <w:bottom w:val="nil"/>
          <w:right w:val="nil"/>
          <w:between w:val="nil"/>
        </w:pBdr>
        <w:spacing w:line="240" w:lineRule="auto"/>
        <w:ind w:left="384" w:hanging="384"/>
      </w:pPr>
      <w:hyperlink r:id="rId154">
        <w:r>
          <w:t xml:space="preserve">18. </w:t>
        </w:r>
        <w:r>
          <w:tab/>
          <w:t xml:space="preserve">Thaweethai T, Jolley SE, Karlson EW, Levitan EB, Levy B, McComsey GA, et al. </w:t>
        </w:r>
        <w:r>
          <w:lastRenderedPageBreak/>
          <w:t>Development of a Definition of Postacute Sequelae of SARS-CoV-2 Infection. JAMA. 2023 Jun 13;329(22):1934–46.</w:t>
        </w:r>
      </w:hyperlink>
    </w:p>
    <w:p w14:paraId="391F76C4" w14:textId="77777777" w:rsidR="002F02C0" w:rsidRPr="00947212" w:rsidRDefault="00000000">
      <w:pPr>
        <w:widowControl w:val="0"/>
        <w:pBdr>
          <w:top w:val="nil"/>
          <w:left w:val="nil"/>
          <w:bottom w:val="nil"/>
          <w:right w:val="nil"/>
          <w:between w:val="nil"/>
        </w:pBdr>
        <w:spacing w:line="240" w:lineRule="auto"/>
        <w:ind w:left="384" w:hanging="384"/>
        <w:rPr>
          <w:lang w:val="it-CH"/>
        </w:rPr>
      </w:pPr>
      <w:hyperlink r:id="rId155">
        <w:r>
          <w:t xml:space="preserve">19. </w:t>
        </w:r>
        <w:r>
          <w:tab/>
        </w:r>
        <w:r w:rsidRPr="00947212">
          <w:rPr>
            <w:lang w:val="it-CH"/>
          </w:rPr>
          <w:t xml:space="preserve">Gentilotti E, Górska A, Tami A, Gusinow R, Mirandola M, Rodríguez Baño J, et al. </w:t>
        </w:r>
        <w:r>
          <w:t xml:space="preserve">Clinical phenotypes and quality of life to define post-COVID-19 syndrome: a cluster analysis of the multinational, prospective ORCHESTRA cohort. </w:t>
        </w:r>
        <w:r w:rsidRPr="00947212">
          <w:rPr>
            <w:lang w:val="it-CH"/>
          </w:rPr>
          <w:t>EClinicalMedicine. 2023 Aug;62:102107.</w:t>
        </w:r>
      </w:hyperlink>
    </w:p>
    <w:p w14:paraId="071C14A6" w14:textId="77777777" w:rsidR="002F02C0" w:rsidRDefault="00000000">
      <w:pPr>
        <w:widowControl w:val="0"/>
        <w:pBdr>
          <w:top w:val="nil"/>
          <w:left w:val="nil"/>
          <w:bottom w:val="nil"/>
          <w:right w:val="nil"/>
          <w:between w:val="nil"/>
        </w:pBdr>
        <w:spacing w:line="240" w:lineRule="auto"/>
        <w:ind w:left="384" w:hanging="384"/>
      </w:pPr>
      <w:hyperlink r:id="rId156">
        <w:r w:rsidRPr="00947212">
          <w:rPr>
            <w:lang w:val="it-CH"/>
          </w:rPr>
          <w:t xml:space="preserve">20. </w:t>
        </w:r>
        <w:r w:rsidRPr="00947212">
          <w:rPr>
            <w:lang w:val="it-CH"/>
          </w:rPr>
          <w:tab/>
          <w:t xml:space="preserve">Al-Aly Z, Agarwal A, Alwan N, Luyckx VA. </w:t>
        </w:r>
        <w:r>
          <w:t>Long COVID: long-term health outcomes and implications for policy and research. Nat Rev Nephrol. 2023;19(1):1–2.</w:t>
        </w:r>
      </w:hyperlink>
    </w:p>
    <w:p w14:paraId="5B50D6CE" w14:textId="77777777" w:rsidR="002F02C0" w:rsidRDefault="00000000">
      <w:pPr>
        <w:widowControl w:val="0"/>
        <w:pBdr>
          <w:top w:val="nil"/>
          <w:left w:val="nil"/>
          <w:bottom w:val="nil"/>
          <w:right w:val="nil"/>
          <w:between w:val="nil"/>
        </w:pBdr>
        <w:spacing w:line="240" w:lineRule="auto"/>
        <w:ind w:left="384" w:hanging="384"/>
      </w:pPr>
      <w:hyperlink r:id="rId157">
        <w:r>
          <w:t xml:space="preserve">21. </w:t>
        </w:r>
        <w:r>
          <w:tab/>
          <w:t>Perlis RH, Trujillo KL, Safarpour A, Santillana M, Ognyanova K, Druckman J, et al. Research Letter: Association between long COVID symptoms and employment status. medRxiv. 2022 Nov 18;2022.11.17.22282452.</w:t>
        </w:r>
      </w:hyperlink>
    </w:p>
    <w:p w14:paraId="474D8702" w14:textId="77777777" w:rsidR="002F02C0" w:rsidRDefault="00000000">
      <w:pPr>
        <w:widowControl w:val="0"/>
        <w:pBdr>
          <w:top w:val="nil"/>
          <w:left w:val="nil"/>
          <w:bottom w:val="nil"/>
          <w:right w:val="nil"/>
          <w:between w:val="nil"/>
        </w:pBdr>
        <w:spacing w:line="240" w:lineRule="auto"/>
        <w:ind w:left="384" w:hanging="384"/>
      </w:pPr>
      <w:hyperlink r:id="rId158">
        <w:r>
          <w:t xml:space="preserve">22. </w:t>
        </w:r>
        <w:r>
          <w:tab/>
          <w:t>Cutler DM. The Costs of Long COVID. JAMA Health Forum. 2022 May 12;3(5):e221809.</w:t>
        </w:r>
      </w:hyperlink>
    </w:p>
    <w:p w14:paraId="04414055" w14:textId="77777777" w:rsidR="002F02C0" w:rsidRDefault="00000000">
      <w:pPr>
        <w:widowControl w:val="0"/>
        <w:pBdr>
          <w:top w:val="nil"/>
          <w:left w:val="nil"/>
          <w:bottom w:val="nil"/>
          <w:right w:val="nil"/>
          <w:between w:val="nil"/>
        </w:pBdr>
        <w:spacing w:line="240" w:lineRule="auto"/>
        <w:ind w:left="384" w:hanging="384"/>
      </w:pPr>
      <w:hyperlink r:id="rId159">
        <w:r>
          <w:t xml:space="preserve">23. </w:t>
        </w:r>
        <w:r>
          <w:tab/>
          <w:t>Hernán MA, Sterne JAC, Higgins JPT, Shrier I, Hernández-Díaz S. A Structural Description of Biases That Generate Immortal Time. Epidemiology. 2025 Jan 1;36(1):107–14.</w:t>
        </w:r>
      </w:hyperlink>
    </w:p>
    <w:p w14:paraId="564D9FDF" w14:textId="77777777" w:rsidR="002F02C0" w:rsidRDefault="00000000">
      <w:pPr>
        <w:widowControl w:val="0"/>
        <w:pBdr>
          <w:top w:val="nil"/>
          <w:left w:val="nil"/>
          <w:bottom w:val="nil"/>
          <w:right w:val="nil"/>
          <w:between w:val="nil"/>
        </w:pBdr>
        <w:spacing w:line="240" w:lineRule="auto"/>
        <w:ind w:left="384" w:hanging="384"/>
      </w:pPr>
      <w:hyperlink r:id="rId160">
        <w:r>
          <w:t xml:space="preserve">24. </w:t>
        </w:r>
        <w:r>
          <w:tab/>
          <w:t>Morgan CJ. Landmark analysis: A primer. J Nucl Cardiol. 2019 Apr 1;26(2):391–3.</w:t>
        </w:r>
      </w:hyperlink>
    </w:p>
    <w:p w14:paraId="7AFB012E" w14:textId="77777777" w:rsidR="002F02C0" w:rsidRDefault="00000000">
      <w:pPr>
        <w:widowControl w:val="0"/>
        <w:pBdr>
          <w:top w:val="nil"/>
          <w:left w:val="nil"/>
          <w:bottom w:val="nil"/>
          <w:right w:val="nil"/>
          <w:between w:val="nil"/>
        </w:pBdr>
        <w:spacing w:line="240" w:lineRule="auto"/>
        <w:ind w:left="384" w:hanging="384"/>
      </w:pPr>
      <w:hyperlink r:id="rId161">
        <w:r>
          <w:t xml:space="preserve">25. </w:t>
        </w:r>
        <w:r>
          <w:tab/>
          <w:t>NICE. Type 2 diabetes in adults: choosing medicines. visual-summary-short-version-choosing-medicines-for-firstline-treatment-pdf-10956472094.pdf [Internet]. [cited 2025 Jun 25]. Available from: https://www.nice.org.uk/guidance/ng28/resources/visual-summary-short-version-choosing-medicines-for-firstline-treatment-pdf-10956472094</w:t>
        </w:r>
      </w:hyperlink>
    </w:p>
    <w:p w14:paraId="0A693361" w14:textId="77777777" w:rsidR="002F02C0" w:rsidRDefault="00000000">
      <w:pPr>
        <w:widowControl w:val="0"/>
        <w:pBdr>
          <w:top w:val="nil"/>
          <w:left w:val="nil"/>
          <w:bottom w:val="nil"/>
          <w:right w:val="nil"/>
          <w:between w:val="nil"/>
        </w:pBdr>
        <w:spacing w:line="240" w:lineRule="auto"/>
        <w:ind w:left="384" w:hanging="384"/>
      </w:pPr>
      <w:hyperlink r:id="rId162">
        <w:r w:rsidRPr="00947212">
          <w:rPr>
            <w:lang w:val="de-CH"/>
          </w:rPr>
          <w:t xml:space="preserve">26. </w:t>
        </w:r>
        <w:r w:rsidRPr="00947212">
          <w:rPr>
            <w:lang w:val="de-CH"/>
          </w:rPr>
          <w:tab/>
          <w:t xml:space="preserve">Langan SM, Schmidt SA, Wing K, Ehrenstein V, Nicholls SG, Filion KB, et al. </w:t>
        </w:r>
        <w:r>
          <w:t>The reporting of studies conducted using observational routinely collected health data statement for pharmacoepidemiology (RECORD-PE). BMJ. 2018 Nov 14;363:k3532.</w:t>
        </w:r>
      </w:hyperlink>
    </w:p>
    <w:p w14:paraId="00E4D8D9" w14:textId="77777777" w:rsidR="002F02C0" w:rsidRDefault="00000000">
      <w:pPr>
        <w:widowControl w:val="0"/>
        <w:pBdr>
          <w:top w:val="nil"/>
          <w:left w:val="nil"/>
          <w:bottom w:val="nil"/>
          <w:right w:val="nil"/>
          <w:between w:val="nil"/>
        </w:pBdr>
        <w:spacing w:line="240" w:lineRule="auto"/>
        <w:ind w:left="384" w:hanging="384"/>
      </w:pPr>
      <w:hyperlink r:id="rId163">
        <w:r>
          <w:t xml:space="preserve">27. </w:t>
        </w:r>
        <w:r>
          <w:tab/>
          <w:t>Hansford HJ, Cashin AG, Jones MD, Swanson SA, Islam N, Dahabreh IJ, et al. Development of the TrAnsparent ReportinG of observational studies Emulating a Target trial (TARGET) guideline. BMJ Open. 2023 Sep 12;13(9):e074626.</w:t>
        </w:r>
      </w:hyperlink>
    </w:p>
    <w:p w14:paraId="665FB0AE" w14:textId="77777777" w:rsidR="002F02C0" w:rsidRDefault="00000000">
      <w:pPr>
        <w:widowControl w:val="0"/>
        <w:pBdr>
          <w:top w:val="nil"/>
          <w:left w:val="nil"/>
          <w:bottom w:val="nil"/>
          <w:right w:val="nil"/>
          <w:between w:val="nil"/>
        </w:pBdr>
        <w:spacing w:line="240" w:lineRule="auto"/>
        <w:ind w:left="384" w:hanging="384"/>
      </w:pPr>
      <w:hyperlink r:id="rId164">
        <w:r>
          <w:t xml:space="preserve">28. </w:t>
        </w:r>
        <w:r>
          <w:tab/>
          <w:t>CKS is only available in the UK [Internet]. NICE. NICE; [cited 2025 Mar 21]. Available from: https://www.nice.org.uk/cks-uk-only</w:t>
        </w:r>
      </w:hyperlink>
    </w:p>
    <w:p w14:paraId="0009F7BB" w14:textId="77777777" w:rsidR="002F02C0" w:rsidRDefault="00000000">
      <w:pPr>
        <w:widowControl w:val="0"/>
        <w:pBdr>
          <w:top w:val="nil"/>
          <w:left w:val="nil"/>
          <w:bottom w:val="nil"/>
          <w:right w:val="nil"/>
          <w:between w:val="nil"/>
        </w:pBdr>
        <w:spacing w:line="240" w:lineRule="auto"/>
        <w:ind w:left="384" w:hanging="384"/>
      </w:pPr>
      <w:hyperlink r:id="rId165">
        <w:r>
          <w:t xml:space="preserve">29. </w:t>
        </w:r>
        <w:r>
          <w:tab/>
          <w:t>Thygesen JH, Tomlinson C, Hollings S, Mizani MA, Handy A, Akbari A, et al. COVID-19 trajectories among 57 million adults in England: a cohort study using electronic health records. The Lancet Digital Health. 2022 Jul 1;4(7):e542–57.</w:t>
        </w:r>
      </w:hyperlink>
    </w:p>
    <w:p w14:paraId="19716AD2" w14:textId="77777777" w:rsidR="002F02C0" w:rsidRDefault="00000000">
      <w:pPr>
        <w:widowControl w:val="0"/>
        <w:pBdr>
          <w:top w:val="nil"/>
          <w:left w:val="nil"/>
          <w:bottom w:val="nil"/>
          <w:right w:val="nil"/>
          <w:between w:val="nil"/>
        </w:pBdr>
        <w:spacing w:line="240" w:lineRule="auto"/>
        <w:ind w:left="384" w:hanging="384"/>
      </w:pPr>
      <w:hyperlink r:id="rId166">
        <w:r>
          <w:t xml:space="preserve">30. </w:t>
        </w:r>
        <w:r>
          <w:tab/>
          <w:t>England NHS. NHS England » Commissioning guidance for post-COVID services for adults, children and young people [Internet]. [cited 2025 Mar 21]. Available from: https://www.england.nhs.uk/long-read/commissioning-guidance-for-post-covid-services-for-adults-children-and-young-people/</w:t>
        </w:r>
      </w:hyperlink>
    </w:p>
    <w:p w14:paraId="2F1BC25F" w14:textId="77777777" w:rsidR="002F02C0" w:rsidRDefault="00000000">
      <w:pPr>
        <w:widowControl w:val="0"/>
        <w:pBdr>
          <w:top w:val="nil"/>
          <w:left w:val="nil"/>
          <w:bottom w:val="nil"/>
          <w:right w:val="nil"/>
          <w:between w:val="nil"/>
        </w:pBdr>
        <w:spacing w:line="240" w:lineRule="auto"/>
        <w:ind w:left="384" w:hanging="384"/>
      </w:pPr>
      <w:hyperlink r:id="rId167">
        <w:r>
          <w:t xml:space="preserve">31. </w:t>
        </w:r>
        <w:r>
          <w:tab/>
          <w:t>Henderson AD, Butler-Cole BF, Tazare J, Tomlinson LA, Marks M, Jit M, et al. Clinical coding of long COVID in primary care 2020-2023 in a cohort of 19 million adults: an OpenSAFELY analysis. EClinicalMedicine. 2024 Jun;72:102638.</w:t>
        </w:r>
      </w:hyperlink>
    </w:p>
    <w:p w14:paraId="56FC93F7" w14:textId="77777777" w:rsidR="002F02C0" w:rsidRDefault="00000000">
      <w:pPr>
        <w:widowControl w:val="0"/>
        <w:pBdr>
          <w:top w:val="nil"/>
          <w:left w:val="nil"/>
          <w:bottom w:val="nil"/>
          <w:right w:val="nil"/>
          <w:between w:val="nil"/>
        </w:pBdr>
        <w:spacing w:line="240" w:lineRule="auto"/>
        <w:ind w:left="384" w:hanging="384"/>
      </w:pPr>
      <w:hyperlink r:id="rId168">
        <w:r>
          <w:t xml:space="preserve">32. </w:t>
        </w:r>
        <w:r>
          <w:tab/>
          <w:t>COVID-19 rapid guideline: managing the long-term effects of COVID-19.</w:t>
        </w:r>
      </w:hyperlink>
    </w:p>
    <w:p w14:paraId="32C55026" w14:textId="77777777" w:rsidR="002F02C0" w:rsidRDefault="00000000">
      <w:pPr>
        <w:widowControl w:val="0"/>
        <w:pBdr>
          <w:top w:val="nil"/>
          <w:left w:val="nil"/>
          <w:bottom w:val="nil"/>
          <w:right w:val="nil"/>
          <w:between w:val="nil"/>
        </w:pBdr>
        <w:spacing w:line="240" w:lineRule="auto"/>
        <w:ind w:left="384" w:hanging="384"/>
      </w:pPr>
      <w:hyperlink r:id="rId169">
        <w:r>
          <w:t xml:space="preserve">33. </w:t>
        </w:r>
        <w:r>
          <w:tab/>
          <w:t>Soriano JB, Murthy S, Marshall JC, Relan P, Diaz JV. A clinical case definition of post-COVID-19 condition by a Delphi consensus. The Lancet Infectious Diseases. 2022 Apr;22(4):e102–7.</w:t>
        </w:r>
      </w:hyperlink>
    </w:p>
    <w:p w14:paraId="56A082C4" w14:textId="77777777" w:rsidR="002F02C0" w:rsidRDefault="00000000">
      <w:pPr>
        <w:widowControl w:val="0"/>
        <w:pBdr>
          <w:top w:val="nil"/>
          <w:left w:val="nil"/>
          <w:bottom w:val="nil"/>
          <w:right w:val="nil"/>
          <w:between w:val="nil"/>
        </w:pBdr>
        <w:spacing w:line="240" w:lineRule="auto"/>
        <w:ind w:left="384" w:hanging="384"/>
      </w:pPr>
      <w:hyperlink r:id="rId170">
        <w:r>
          <w:t xml:space="preserve">34. </w:t>
        </w:r>
        <w:r>
          <w:tab/>
          <w:t>Prevalence of ongoing symptoms following coronavirus (COVID-19) infection in the UK - Office for National Statistics [Internet]. [cited 2025 Mar 21]. Available from: https://www.ons.gov.uk/peoplepopulationandcommunity/healthandsocialcare/conditionsanddiseases/bulletins/prevalenceofongoingsymptomsfollowingcoronaviruscovid19infectionintheuk/30march2023</w:t>
        </w:r>
      </w:hyperlink>
    </w:p>
    <w:p w14:paraId="66C5858C" w14:textId="77777777" w:rsidR="002F02C0" w:rsidRDefault="00000000">
      <w:pPr>
        <w:widowControl w:val="0"/>
        <w:pBdr>
          <w:top w:val="nil"/>
          <w:left w:val="nil"/>
          <w:bottom w:val="nil"/>
          <w:right w:val="nil"/>
          <w:between w:val="nil"/>
        </w:pBdr>
        <w:spacing w:line="240" w:lineRule="auto"/>
        <w:ind w:left="384" w:hanging="384"/>
      </w:pPr>
      <w:hyperlink r:id="rId171">
        <w:r>
          <w:t xml:space="preserve">35. </w:t>
        </w:r>
        <w:r>
          <w:tab/>
          <w:t>Harris V, Holmes J, Gbinigie-Thompson O, Rahman NM, Richards DB, Hayward G, et al. Health outcomes 3 months and 6 months after molnupiravir treatment for COVID-19 for people at higher risk in the community (PANORAMIC): a randomised controlled trial. The Lancet Infectious Diseases. 2025 Jan 1;25(1):68–79.</w:t>
        </w:r>
      </w:hyperlink>
    </w:p>
    <w:p w14:paraId="42A13EB9" w14:textId="77777777" w:rsidR="002F02C0" w:rsidRDefault="00000000">
      <w:pPr>
        <w:widowControl w:val="0"/>
        <w:pBdr>
          <w:top w:val="nil"/>
          <w:left w:val="nil"/>
          <w:bottom w:val="nil"/>
          <w:right w:val="nil"/>
          <w:between w:val="nil"/>
        </w:pBdr>
        <w:spacing w:line="240" w:lineRule="auto"/>
        <w:ind w:left="384" w:hanging="384"/>
      </w:pPr>
      <w:hyperlink r:id="rId172">
        <w:r>
          <w:t xml:space="preserve">36. </w:t>
        </w:r>
        <w:r>
          <w:tab/>
          <w:t xml:space="preserve">Taylor K, Eastwood S, Walker V, Cezard G, Knight R, Arab MA, et al. Diabetes following SARS-CoV-2 infection: Incidence, persistence, and implications of COVID-19 vaccination. A cohort study of fifteen million people [Internet]. medRxiv; 2023 [cited 2024 Jul 8]. p. 2023.08.07.23293778. Available from: </w:t>
        </w:r>
        <w:r>
          <w:lastRenderedPageBreak/>
          <w:t>https://www.medrxiv.org/content/10.1101/2023.08.07.23293778v1</w:t>
        </w:r>
      </w:hyperlink>
    </w:p>
    <w:p w14:paraId="3EF02A81" w14:textId="77777777" w:rsidR="002F02C0" w:rsidRDefault="00000000">
      <w:pPr>
        <w:widowControl w:val="0"/>
        <w:pBdr>
          <w:top w:val="nil"/>
          <w:left w:val="nil"/>
          <w:bottom w:val="nil"/>
          <w:right w:val="nil"/>
          <w:between w:val="nil"/>
        </w:pBdr>
        <w:spacing w:line="240" w:lineRule="auto"/>
        <w:ind w:left="384" w:hanging="384"/>
      </w:pPr>
      <w:hyperlink r:id="rId173">
        <w:r>
          <w:t xml:space="preserve">37. </w:t>
        </w:r>
        <w:r>
          <w:tab/>
          <w:t>Amstutz A. Introducing ‘diabetes-algo’ - A reusable action for OpenSAFELY users | Bennett Institute for Applied Data Science [Internet]. 2025 [cited 2025 Jun 1]. Available from: https://4407af29.bennettoxford.pages.dev/blog/2025/05/introducing-diabetes-algo-a-reusable-action-for-opensafely-users/</w:t>
        </w:r>
      </w:hyperlink>
    </w:p>
    <w:p w14:paraId="1E9B74E7" w14:textId="77777777" w:rsidR="002F02C0" w:rsidRDefault="00000000">
      <w:pPr>
        <w:widowControl w:val="0"/>
        <w:pBdr>
          <w:top w:val="nil"/>
          <w:left w:val="nil"/>
          <w:bottom w:val="nil"/>
          <w:right w:val="nil"/>
          <w:between w:val="nil"/>
        </w:pBdr>
        <w:spacing w:line="240" w:lineRule="auto"/>
        <w:ind w:left="384" w:hanging="384"/>
      </w:pPr>
      <w:hyperlink r:id="rId174">
        <w:r>
          <w:t xml:space="preserve">38. </w:t>
        </w:r>
        <w:r>
          <w:tab/>
          <w:t>Eastwood SV, Mathur R, Atkinson M, Brophy S, Sudlow C, Flaig R, et al. Algorithms for the Capture and Adjudication of Prevalent and Incident Diabetes in UK Biobank. PLOS ONE. 2016 Sep 15;11(9):e0162388.</w:t>
        </w:r>
      </w:hyperlink>
    </w:p>
    <w:p w14:paraId="4CE073D2" w14:textId="77777777" w:rsidR="002F02C0" w:rsidRDefault="002F02C0">
      <w:pPr>
        <w:widowControl w:val="0"/>
        <w:pBdr>
          <w:top w:val="nil"/>
          <w:left w:val="nil"/>
          <w:bottom w:val="nil"/>
          <w:right w:val="nil"/>
          <w:between w:val="nil"/>
        </w:pBdr>
        <w:spacing w:line="240" w:lineRule="auto"/>
        <w:ind w:left="384" w:hanging="384"/>
      </w:pPr>
    </w:p>
    <w:p w14:paraId="59C81814" w14:textId="77777777" w:rsidR="002F02C0" w:rsidRDefault="002F02C0">
      <w:pPr>
        <w:widowControl w:val="0"/>
        <w:pBdr>
          <w:top w:val="nil"/>
          <w:left w:val="nil"/>
          <w:bottom w:val="nil"/>
          <w:right w:val="nil"/>
          <w:between w:val="nil"/>
        </w:pBdr>
        <w:spacing w:line="240" w:lineRule="auto"/>
        <w:ind w:left="384" w:hanging="384"/>
      </w:pPr>
    </w:p>
    <w:p w14:paraId="6C509A78" w14:textId="77777777" w:rsidR="002F02C0" w:rsidRDefault="002F02C0">
      <w:pPr>
        <w:pStyle w:val="Heading1"/>
        <w:keepNext w:val="0"/>
        <w:keepLines w:val="0"/>
        <w:widowControl w:val="0"/>
        <w:spacing w:before="480" w:line="206" w:lineRule="auto"/>
        <w:jc w:val="both"/>
        <w:rPr>
          <w:b/>
          <w:bCs/>
          <w:sz w:val="32"/>
          <w:szCs w:val="32"/>
        </w:rPr>
      </w:pPr>
      <w:bookmarkStart w:id="273" w:name="_qri3o5qkavm3" w:colFirst="0" w:colLast="0"/>
      <w:bookmarkEnd w:id="273"/>
    </w:p>
    <w:p w14:paraId="6B42DA50" w14:textId="77777777" w:rsidR="002F02C0" w:rsidRDefault="00000000">
      <w:pPr>
        <w:pStyle w:val="Heading1"/>
        <w:keepNext w:val="0"/>
        <w:keepLines w:val="0"/>
        <w:spacing w:before="0" w:after="160" w:line="256" w:lineRule="auto"/>
        <w:rPr>
          <w:b/>
          <w:bCs/>
          <w:sz w:val="32"/>
          <w:szCs w:val="32"/>
        </w:rPr>
      </w:pPr>
      <w:bookmarkStart w:id="274" w:name="_tmlndl9f3b6o" w:colFirst="0" w:colLast="0"/>
      <w:bookmarkEnd w:id="274"/>
      <w:r>
        <w:br w:type="page"/>
      </w:r>
    </w:p>
    <w:p w14:paraId="7EBE1E7A" w14:textId="77777777" w:rsidR="002F02C0" w:rsidRDefault="00000000">
      <w:pPr>
        <w:pStyle w:val="Heading1"/>
        <w:keepNext w:val="0"/>
        <w:keepLines w:val="0"/>
        <w:spacing w:before="0" w:after="160" w:line="256" w:lineRule="auto"/>
        <w:rPr>
          <w:b/>
          <w:bCs/>
          <w:sz w:val="32"/>
          <w:szCs w:val="32"/>
        </w:rPr>
      </w:pPr>
      <w:bookmarkStart w:id="275" w:name="_66b485waohz1" w:colFirst="0" w:colLast="0"/>
      <w:bookmarkEnd w:id="275"/>
      <w:r>
        <w:rPr>
          <w:b/>
          <w:bCs/>
          <w:sz w:val="32"/>
          <w:szCs w:val="32"/>
        </w:rPr>
        <w:lastRenderedPageBreak/>
        <w:t xml:space="preserve">Appendix Figure S1: </w:t>
      </w:r>
      <w:r>
        <w:rPr>
          <w:sz w:val="32"/>
          <w:szCs w:val="32"/>
        </w:rPr>
        <w:t>Diabetes type adjudication algorithm</w:t>
      </w:r>
      <w:r>
        <w:rPr>
          <w:b/>
          <w:bCs/>
          <w:sz w:val="32"/>
          <w:szCs w:val="32"/>
        </w:rPr>
        <w:t xml:space="preserve"> </w:t>
      </w:r>
    </w:p>
    <w:p w14:paraId="5EA4326B" w14:textId="77777777" w:rsidR="002F02C0" w:rsidRDefault="00000000">
      <w:pPr>
        <w:rPr>
          <w:sz w:val="20"/>
          <w:szCs w:val="20"/>
        </w:rPr>
      </w:pPr>
      <w:r>
        <w:rPr>
          <w:sz w:val="20"/>
          <w:szCs w:val="20"/>
        </w:rPr>
        <w:t>We use clinician-verified Systematized Nomenclature of Medicine Clinical Terms (SNOMED-CT) and International Classification of Disease Codes Version 10 (ICD-10) code lists for diabetes phenotypes and medications and extract these from primary care and hospital admission data. We subsequently apply a diabetes diagnostic adjudication algorithm developed for OpenSAFELY and previously published</w:t>
      </w:r>
      <w:hyperlink r:id="rId175">
        <w:r>
          <w:rPr>
            <w:sz w:val="20"/>
            <w:szCs w:val="20"/>
            <w:vertAlign w:val="superscript"/>
          </w:rPr>
          <w:t>36–38</w:t>
        </w:r>
      </w:hyperlink>
      <w:r>
        <w:rPr>
          <w:sz w:val="20"/>
          <w:szCs w:val="20"/>
        </w:rPr>
        <w:t xml:space="preserve">. </w:t>
      </w:r>
    </w:p>
    <w:p w14:paraId="5C2F15B3" w14:textId="77777777" w:rsidR="002F02C0" w:rsidRDefault="00000000">
      <w:pPr>
        <w:rPr>
          <w:sz w:val="20"/>
          <w:szCs w:val="20"/>
        </w:rPr>
      </w:pPr>
      <w:r>
        <w:rPr>
          <w:noProof/>
        </w:rPr>
        <w:drawing>
          <wp:anchor distT="114300" distB="114300" distL="114300" distR="114300" simplePos="0" relativeHeight="251660288" behindDoc="1" locked="0" layoutInCell="1" hidden="0" allowOverlap="1" wp14:anchorId="593212CA" wp14:editId="7107C77D">
            <wp:simplePos x="0" y="0"/>
            <wp:positionH relativeFrom="column">
              <wp:posOffset>19051</wp:posOffset>
            </wp:positionH>
            <wp:positionV relativeFrom="paragraph">
              <wp:posOffset>114300</wp:posOffset>
            </wp:positionV>
            <wp:extent cx="5541564" cy="810983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6"/>
                    <a:srcRect/>
                    <a:stretch>
                      <a:fillRect/>
                    </a:stretch>
                  </pic:blipFill>
                  <pic:spPr>
                    <a:xfrm>
                      <a:off x="0" y="0"/>
                      <a:ext cx="5541564" cy="8109830"/>
                    </a:xfrm>
                    <a:prstGeom prst="rect">
                      <a:avLst/>
                    </a:prstGeom>
                    <a:ln/>
                  </pic:spPr>
                </pic:pic>
              </a:graphicData>
            </a:graphic>
          </wp:anchor>
        </w:drawing>
      </w:r>
    </w:p>
    <w:p w14:paraId="15606446" w14:textId="77777777" w:rsidR="002F02C0" w:rsidRDefault="002F02C0">
      <w:pPr>
        <w:rPr>
          <w:sz w:val="20"/>
          <w:szCs w:val="20"/>
        </w:rPr>
      </w:pPr>
    </w:p>
    <w:p w14:paraId="2DF388A7" w14:textId="77777777" w:rsidR="002F02C0" w:rsidRDefault="002F02C0">
      <w:pPr>
        <w:rPr>
          <w:sz w:val="20"/>
          <w:szCs w:val="20"/>
        </w:rPr>
      </w:pPr>
    </w:p>
    <w:p w14:paraId="72CE437C" w14:textId="77777777" w:rsidR="002F02C0" w:rsidRDefault="002F02C0">
      <w:pPr>
        <w:rPr>
          <w:sz w:val="20"/>
          <w:szCs w:val="20"/>
        </w:rPr>
      </w:pPr>
    </w:p>
    <w:p w14:paraId="6DFFDD90" w14:textId="77777777" w:rsidR="002F02C0" w:rsidRDefault="002F02C0">
      <w:pPr>
        <w:rPr>
          <w:sz w:val="20"/>
          <w:szCs w:val="20"/>
        </w:rPr>
      </w:pPr>
    </w:p>
    <w:p w14:paraId="0BE3BE59" w14:textId="77777777" w:rsidR="002F02C0" w:rsidRDefault="002F02C0">
      <w:pPr>
        <w:rPr>
          <w:sz w:val="20"/>
          <w:szCs w:val="20"/>
        </w:rPr>
      </w:pPr>
    </w:p>
    <w:p w14:paraId="3B0A1880" w14:textId="77777777" w:rsidR="002F02C0" w:rsidRDefault="002F02C0">
      <w:pPr>
        <w:rPr>
          <w:sz w:val="20"/>
          <w:szCs w:val="20"/>
        </w:rPr>
      </w:pPr>
    </w:p>
    <w:p w14:paraId="0D5ABADF" w14:textId="77777777" w:rsidR="002F02C0" w:rsidRDefault="002F02C0">
      <w:pPr>
        <w:rPr>
          <w:sz w:val="20"/>
          <w:szCs w:val="20"/>
        </w:rPr>
      </w:pPr>
    </w:p>
    <w:p w14:paraId="6CBFC4B7" w14:textId="77777777" w:rsidR="002F02C0" w:rsidRDefault="002F02C0">
      <w:pPr>
        <w:rPr>
          <w:sz w:val="20"/>
          <w:szCs w:val="20"/>
        </w:rPr>
      </w:pPr>
    </w:p>
    <w:p w14:paraId="13EA9A2B" w14:textId="77777777" w:rsidR="002F02C0" w:rsidRDefault="002F02C0">
      <w:pPr>
        <w:rPr>
          <w:sz w:val="20"/>
          <w:szCs w:val="20"/>
        </w:rPr>
      </w:pPr>
    </w:p>
    <w:p w14:paraId="2A291680" w14:textId="77777777" w:rsidR="002F02C0" w:rsidRDefault="002F02C0">
      <w:pPr>
        <w:rPr>
          <w:sz w:val="20"/>
          <w:szCs w:val="20"/>
        </w:rPr>
      </w:pPr>
    </w:p>
    <w:p w14:paraId="0550ECCB" w14:textId="77777777" w:rsidR="002F02C0" w:rsidRDefault="002F02C0">
      <w:pPr>
        <w:rPr>
          <w:sz w:val="20"/>
          <w:szCs w:val="20"/>
        </w:rPr>
      </w:pPr>
    </w:p>
    <w:p w14:paraId="0C98D562" w14:textId="77777777" w:rsidR="002F02C0" w:rsidRDefault="002F02C0">
      <w:pPr>
        <w:rPr>
          <w:sz w:val="20"/>
          <w:szCs w:val="20"/>
        </w:rPr>
      </w:pPr>
    </w:p>
    <w:p w14:paraId="5E3EB577" w14:textId="77777777" w:rsidR="002F02C0" w:rsidRDefault="002F02C0">
      <w:pPr>
        <w:rPr>
          <w:sz w:val="20"/>
          <w:szCs w:val="20"/>
        </w:rPr>
      </w:pPr>
    </w:p>
    <w:p w14:paraId="26C47E28" w14:textId="77777777" w:rsidR="002F02C0" w:rsidRDefault="002F02C0">
      <w:pPr>
        <w:rPr>
          <w:sz w:val="20"/>
          <w:szCs w:val="20"/>
        </w:rPr>
      </w:pPr>
    </w:p>
    <w:p w14:paraId="5B289BE5" w14:textId="77777777" w:rsidR="002F02C0" w:rsidRDefault="002F02C0">
      <w:pPr>
        <w:rPr>
          <w:sz w:val="20"/>
          <w:szCs w:val="20"/>
        </w:rPr>
      </w:pPr>
    </w:p>
    <w:p w14:paraId="3FF19874" w14:textId="77777777" w:rsidR="002F02C0" w:rsidRDefault="002F02C0">
      <w:pPr>
        <w:rPr>
          <w:sz w:val="20"/>
          <w:szCs w:val="20"/>
        </w:rPr>
      </w:pPr>
    </w:p>
    <w:p w14:paraId="32726213" w14:textId="77777777" w:rsidR="002F02C0" w:rsidRDefault="002F02C0">
      <w:pPr>
        <w:rPr>
          <w:sz w:val="20"/>
          <w:szCs w:val="20"/>
        </w:rPr>
      </w:pPr>
    </w:p>
    <w:p w14:paraId="692934C3" w14:textId="77777777" w:rsidR="002F02C0" w:rsidRDefault="002F02C0">
      <w:pPr>
        <w:rPr>
          <w:sz w:val="20"/>
          <w:szCs w:val="20"/>
        </w:rPr>
      </w:pPr>
    </w:p>
    <w:p w14:paraId="6CDA1014" w14:textId="77777777" w:rsidR="002F02C0" w:rsidRDefault="002F02C0">
      <w:pPr>
        <w:rPr>
          <w:sz w:val="20"/>
          <w:szCs w:val="20"/>
        </w:rPr>
      </w:pPr>
    </w:p>
    <w:p w14:paraId="04A7B70C" w14:textId="77777777" w:rsidR="002F02C0" w:rsidRDefault="002F02C0">
      <w:pPr>
        <w:rPr>
          <w:sz w:val="20"/>
          <w:szCs w:val="20"/>
        </w:rPr>
      </w:pPr>
    </w:p>
    <w:p w14:paraId="3125EA81" w14:textId="77777777" w:rsidR="002F02C0" w:rsidRDefault="002F02C0">
      <w:pPr>
        <w:rPr>
          <w:sz w:val="20"/>
          <w:szCs w:val="20"/>
        </w:rPr>
      </w:pPr>
    </w:p>
    <w:p w14:paraId="16A2119C" w14:textId="77777777" w:rsidR="002F02C0" w:rsidRDefault="002F02C0">
      <w:pPr>
        <w:rPr>
          <w:sz w:val="20"/>
          <w:szCs w:val="20"/>
        </w:rPr>
      </w:pPr>
    </w:p>
    <w:p w14:paraId="628A50BB" w14:textId="77777777" w:rsidR="002F02C0" w:rsidRDefault="002F02C0">
      <w:pPr>
        <w:rPr>
          <w:sz w:val="20"/>
          <w:szCs w:val="20"/>
        </w:rPr>
      </w:pPr>
    </w:p>
    <w:p w14:paraId="6F480593" w14:textId="77777777" w:rsidR="002F02C0" w:rsidRDefault="002F02C0">
      <w:pPr>
        <w:rPr>
          <w:sz w:val="20"/>
          <w:szCs w:val="20"/>
        </w:rPr>
      </w:pPr>
    </w:p>
    <w:p w14:paraId="390ACAF8" w14:textId="77777777" w:rsidR="002F02C0" w:rsidRDefault="002F02C0">
      <w:pPr>
        <w:rPr>
          <w:sz w:val="20"/>
          <w:szCs w:val="20"/>
        </w:rPr>
      </w:pPr>
    </w:p>
    <w:p w14:paraId="6E195B97" w14:textId="77777777" w:rsidR="002F02C0" w:rsidRDefault="002F02C0">
      <w:pPr>
        <w:rPr>
          <w:sz w:val="20"/>
          <w:szCs w:val="20"/>
        </w:rPr>
      </w:pPr>
    </w:p>
    <w:p w14:paraId="5DDBA557" w14:textId="77777777" w:rsidR="002F02C0" w:rsidRDefault="002F02C0">
      <w:pPr>
        <w:rPr>
          <w:sz w:val="20"/>
          <w:szCs w:val="20"/>
        </w:rPr>
      </w:pPr>
    </w:p>
    <w:p w14:paraId="4E62F39D" w14:textId="77777777" w:rsidR="002F02C0" w:rsidRDefault="002F02C0">
      <w:pPr>
        <w:rPr>
          <w:sz w:val="20"/>
          <w:szCs w:val="20"/>
        </w:rPr>
      </w:pPr>
    </w:p>
    <w:p w14:paraId="4528B549" w14:textId="77777777" w:rsidR="002F02C0" w:rsidRDefault="002F02C0">
      <w:pPr>
        <w:rPr>
          <w:sz w:val="20"/>
          <w:szCs w:val="20"/>
        </w:rPr>
      </w:pPr>
    </w:p>
    <w:p w14:paraId="45BF96E6" w14:textId="77777777" w:rsidR="002F02C0" w:rsidRDefault="002F02C0">
      <w:pPr>
        <w:rPr>
          <w:sz w:val="20"/>
          <w:szCs w:val="20"/>
        </w:rPr>
      </w:pPr>
    </w:p>
    <w:p w14:paraId="620CC62D" w14:textId="77777777" w:rsidR="002F02C0" w:rsidRDefault="002F02C0">
      <w:pPr>
        <w:rPr>
          <w:sz w:val="20"/>
          <w:szCs w:val="20"/>
        </w:rPr>
      </w:pPr>
    </w:p>
    <w:p w14:paraId="1F1B9746" w14:textId="77777777" w:rsidR="002F02C0" w:rsidRDefault="002F02C0">
      <w:pPr>
        <w:rPr>
          <w:sz w:val="20"/>
          <w:szCs w:val="20"/>
        </w:rPr>
      </w:pPr>
    </w:p>
    <w:p w14:paraId="008713A1" w14:textId="77777777" w:rsidR="002F02C0" w:rsidRDefault="002F02C0">
      <w:pPr>
        <w:rPr>
          <w:sz w:val="20"/>
          <w:szCs w:val="20"/>
        </w:rPr>
      </w:pPr>
    </w:p>
    <w:p w14:paraId="5908A7A2" w14:textId="77777777" w:rsidR="002F02C0" w:rsidRDefault="002F02C0">
      <w:pPr>
        <w:rPr>
          <w:sz w:val="20"/>
          <w:szCs w:val="20"/>
        </w:rPr>
      </w:pPr>
    </w:p>
    <w:p w14:paraId="3C13C8C5" w14:textId="77777777" w:rsidR="002F02C0" w:rsidRDefault="002F02C0">
      <w:pPr>
        <w:rPr>
          <w:sz w:val="20"/>
          <w:szCs w:val="20"/>
        </w:rPr>
      </w:pPr>
    </w:p>
    <w:p w14:paraId="5E0A077B" w14:textId="77777777" w:rsidR="002F02C0" w:rsidRDefault="002F02C0">
      <w:pPr>
        <w:rPr>
          <w:sz w:val="20"/>
          <w:szCs w:val="20"/>
        </w:rPr>
      </w:pPr>
    </w:p>
    <w:p w14:paraId="41CDD253" w14:textId="77777777" w:rsidR="002F02C0" w:rsidRDefault="002F02C0">
      <w:pPr>
        <w:rPr>
          <w:sz w:val="20"/>
          <w:szCs w:val="20"/>
        </w:rPr>
      </w:pPr>
    </w:p>
    <w:p w14:paraId="100A8F6D" w14:textId="77777777" w:rsidR="002F02C0" w:rsidRDefault="002F02C0">
      <w:pPr>
        <w:rPr>
          <w:sz w:val="20"/>
          <w:szCs w:val="20"/>
        </w:rPr>
      </w:pPr>
    </w:p>
    <w:p w14:paraId="002CF0D7" w14:textId="77777777" w:rsidR="002F02C0" w:rsidRDefault="002F02C0">
      <w:pPr>
        <w:widowControl w:val="0"/>
        <w:jc w:val="both"/>
        <w:rPr>
          <w:sz w:val="20"/>
          <w:szCs w:val="20"/>
        </w:rPr>
      </w:pPr>
    </w:p>
    <w:sectPr w:rsidR="002F02C0">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3F47EB8-739C-F54B-B208-F9422DDD59AB}"/>
  </w:font>
  <w:font w:name="Arial">
    <w:panose1 w:val="020B0604020202020204"/>
    <w:charset w:val="00"/>
    <w:family w:val="swiss"/>
    <w:pitch w:val="variable"/>
    <w:sig w:usb0="E0002EFF" w:usb1="C000785B" w:usb2="00000009" w:usb3="00000000" w:csb0="000001FF" w:csb1="00000000"/>
    <w:embedRegular r:id="rId2" w:fontKey="{CAF03AE5-126B-AF45-9F85-ACC4DCC4F820}"/>
    <w:embedBold r:id="rId3" w:fontKey="{AF3737F5-29DC-CF45-A313-9A313E3142FD}"/>
    <w:embedItalic r:id="rId4" w:fontKey="{D317D07E-E429-3C43-8FA1-B9A1FA117F33}"/>
    <w:embedBoldItalic r:id="rId5" w:fontKey="{B9009DB2-A1A1-AD49-9F66-FF2397E6D6C0}"/>
  </w:font>
  <w:font w:name="Arial Unicode MS">
    <w:panose1 w:val="020B0604020202020204"/>
    <w:charset w:val="80"/>
    <w:family w:val="swiss"/>
    <w:pitch w:val="variable"/>
    <w:sig w:usb0="F7FFAFFF" w:usb1="E9DFFFFF" w:usb2="0000003F" w:usb3="00000000" w:csb0="003F01FF" w:csb1="00000000"/>
    <w:embedRegular r:id="rId6" w:subsetted="1" w:fontKey="{D8EB7316-0229-C24B-BA94-5E4B692A2572}"/>
  </w:font>
  <w:font w:name="Calibri">
    <w:panose1 w:val="020F0502020204030204"/>
    <w:charset w:val="00"/>
    <w:family w:val="swiss"/>
    <w:pitch w:val="variable"/>
    <w:sig w:usb0="E0002AFF" w:usb1="C000247B" w:usb2="00000009" w:usb3="00000000" w:csb0="000001FF" w:csb1="00000000"/>
    <w:embedRegular r:id="rId7" w:fontKey="{DD876C12-6010-7940-ABFA-F3A77C454556}"/>
  </w:font>
  <w:font w:name="Cambria">
    <w:panose1 w:val="02040503050406030204"/>
    <w:charset w:val="00"/>
    <w:family w:val="roman"/>
    <w:pitch w:val="variable"/>
    <w:sig w:usb0="E00002FF" w:usb1="400004FF" w:usb2="00000000" w:usb3="00000000" w:csb0="0000019F" w:csb1="00000000"/>
    <w:embedRegular r:id="rId8" w:fontKey="{ADE085A8-E15F-784E-9C14-71CFCA16CA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7D9A"/>
    <w:multiLevelType w:val="multilevel"/>
    <w:tmpl w:val="AC6E6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9F42EC"/>
    <w:multiLevelType w:val="multilevel"/>
    <w:tmpl w:val="290AC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14F27"/>
    <w:multiLevelType w:val="multilevel"/>
    <w:tmpl w:val="97868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EF0D69"/>
    <w:multiLevelType w:val="multilevel"/>
    <w:tmpl w:val="44A49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554411"/>
    <w:multiLevelType w:val="multilevel"/>
    <w:tmpl w:val="FFD2C9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8FF4ADC"/>
    <w:multiLevelType w:val="multilevel"/>
    <w:tmpl w:val="18AA8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31374D"/>
    <w:multiLevelType w:val="multilevel"/>
    <w:tmpl w:val="A4142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906B77"/>
    <w:multiLevelType w:val="multilevel"/>
    <w:tmpl w:val="0D1AF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5A090C"/>
    <w:multiLevelType w:val="multilevel"/>
    <w:tmpl w:val="9288F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385B61"/>
    <w:multiLevelType w:val="multilevel"/>
    <w:tmpl w:val="A0F0C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8C965D3"/>
    <w:multiLevelType w:val="multilevel"/>
    <w:tmpl w:val="3E6C3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7BF516F"/>
    <w:multiLevelType w:val="multilevel"/>
    <w:tmpl w:val="B9080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486178C"/>
    <w:multiLevelType w:val="multilevel"/>
    <w:tmpl w:val="05A87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4A0761F"/>
    <w:multiLevelType w:val="multilevel"/>
    <w:tmpl w:val="A89C1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6527F5D"/>
    <w:multiLevelType w:val="multilevel"/>
    <w:tmpl w:val="CBA65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24500B"/>
    <w:multiLevelType w:val="multilevel"/>
    <w:tmpl w:val="005C3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4165145">
    <w:abstractNumId w:val="5"/>
  </w:num>
  <w:num w:numId="2" w16cid:durableId="280653856">
    <w:abstractNumId w:val="4"/>
  </w:num>
  <w:num w:numId="3" w16cid:durableId="1004362518">
    <w:abstractNumId w:val="1"/>
  </w:num>
  <w:num w:numId="4" w16cid:durableId="1931548958">
    <w:abstractNumId w:val="7"/>
  </w:num>
  <w:num w:numId="5" w16cid:durableId="2142771915">
    <w:abstractNumId w:val="0"/>
  </w:num>
  <w:num w:numId="6" w16cid:durableId="1878857232">
    <w:abstractNumId w:val="9"/>
  </w:num>
  <w:num w:numId="7" w16cid:durableId="1876308450">
    <w:abstractNumId w:val="12"/>
  </w:num>
  <w:num w:numId="8" w16cid:durableId="1200044784">
    <w:abstractNumId w:val="14"/>
  </w:num>
  <w:num w:numId="9" w16cid:durableId="1984264027">
    <w:abstractNumId w:val="15"/>
  </w:num>
  <w:num w:numId="10" w16cid:durableId="680857933">
    <w:abstractNumId w:val="2"/>
  </w:num>
  <w:num w:numId="11" w16cid:durableId="379326215">
    <w:abstractNumId w:val="6"/>
  </w:num>
  <w:num w:numId="12" w16cid:durableId="26874406">
    <w:abstractNumId w:val="11"/>
  </w:num>
  <w:num w:numId="13" w16cid:durableId="1277297507">
    <w:abstractNumId w:val="8"/>
  </w:num>
  <w:num w:numId="14" w16cid:durableId="1468089015">
    <w:abstractNumId w:val="10"/>
  </w:num>
  <w:num w:numId="15" w16cid:durableId="1892958345">
    <w:abstractNumId w:val="3"/>
  </w:num>
  <w:num w:numId="16" w16cid:durableId="3959318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2C0"/>
    <w:rsid w:val="002F02C0"/>
    <w:rsid w:val="00947212"/>
    <w:rsid w:val="00D817D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E1F4650"/>
  <w15:docId w15:val="{D524E40D-1ACE-EB4C-8C09-D4DCBF91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320" w:after="80" w:line="259" w:lineRule="auto"/>
      <w:jc w:val="both"/>
      <w:outlineLvl w:val="2"/>
    </w:pPr>
    <w:rPr>
      <w:b/>
      <w:bCs/>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opencodelists.org/codelist/user/kurttaylor/depression_icd10/4dc56a05/" TargetMode="External"/><Relationship Id="rId21" Type="http://schemas.openxmlformats.org/officeDocument/2006/relationships/hyperlink" Target="https://docs.opensafely.org/ehrql/reference/schemas/tpp/" TargetMode="External"/><Relationship Id="rId42" Type="http://schemas.openxmlformats.org/officeDocument/2006/relationships/hyperlink" Target="https://www.opencodelists.org/codelist/user/elsie_horne/cocp_dmd/1666a7a3/" TargetMode="External"/><Relationship Id="rId63" Type="http://schemas.openxmlformats.org/officeDocument/2006/relationships/hyperlink" Target="https://www.opencodelists.org/codelist/bristol/fractures/565037f8/" TargetMode="External"/><Relationship Id="rId84" Type="http://schemas.openxmlformats.org/officeDocument/2006/relationships/hyperlink" Target="https://www.opencodelists.org/codelist/user/RochelleKnight/ami_icd10/3dea268d/" TargetMode="External"/><Relationship Id="rId138" Type="http://schemas.openxmlformats.org/officeDocument/2006/relationships/hyperlink" Target="https://www.zotero.org/google-docs/?i6Wl3c" TargetMode="External"/><Relationship Id="rId159" Type="http://schemas.openxmlformats.org/officeDocument/2006/relationships/hyperlink" Target="https://www.zotero.org/google-docs/?i6Wl3c" TargetMode="External"/><Relationship Id="rId170" Type="http://schemas.openxmlformats.org/officeDocument/2006/relationships/hyperlink" Target="https://www.zotero.org/google-docs/?i6Wl3c" TargetMode="External"/><Relationship Id="rId107" Type="http://schemas.openxmlformats.org/officeDocument/2006/relationships/hyperlink" Target="https://www.opencodelists.org/codelist/user/RochelleKnight/angina_icd10/756e8ce3/" TargetMode="External"/><Relationship Id="rId11" Type="http://schemas.openxmlformats.org/officeDocument/2006/relationships/hyperlink" Target="https://www.zotero.org/google-docs/?4cNXYa" TargetMode="External"/><Relationship Id="rId32" Type="http://schemas.openxmlformats.org/officeDocument/2006/relationships/hyperlink" Target="https://www.opencodelists.org/codelist/nhsd-primary-care-domain-refsets/ckdatrisk1_cod/08a67d83/" TargetMode="External"/><Relationship Id="rId53" Type="http://schemas.openxmlformats.org/officeDocument/2006/relationships/hyperlink" Target="https://www.opencodelists.org/codelist/opensafely/covid-identification-in-primary-care-probable-covid-clinical-code/2020-07-16/" TargetMode="External"/><Relationship Id="rId74" Type="http://schemas.openxmlformats.org/officeDocument/2006/relationships/hyperlink" Target="https://www.opencodelists.org/codelist/opensafely/glycated-haemoglobin-hba1c-tests-numerical-value/5134e926/" TargetMode="External"/><Relationship Id="rId128" Type="http://schemas.openxmlformats.org/officeDocument/2006/relationships/hyperlink" Target="https://www.opencodelists.org/codelist/user/alainamstutz/diabetes-complications-bristol/33a486c0/" TargetMode="External"/><Relationship Id="rId149" Type="http://schemas.openxmlformats.org/officeDocument/2006/relationships/hyperlink" Target="https://www.zotero.org/google-docs/?i6Wl3c" TargetMode="External"/><Relationship Id="rId5" Type="http://schemas.openxmlformats.org/officeDocument/2006/relationships/hyperlink" Target="https://www.zotero.org/google-docs/?tM1Bgo" TargetMode="External"/><Relationship Id="rId95" Type="http://schemas.openxmlformats.org/officeDocument/2006/relationships/hyperlink" Target="https://www.opencodelists.org/codelist/user/tomsrenin/dvt-other/1f29601d/" TargetMode="External"/><Relationship Id="rId160" Type="http://schemas.openxmlformats.org/officeDocument/2006/relationships/hyperlink" Target="https://www.zotero.org/google-docs/?i6Wl3c" TargetMode="External"/><Relationship Id="rId22" Type="http://schemas.openxmlformats.org/officeDocument/2006/relationships/hyperlink" Target="https://www.opencodelists.org/codelist/user/hjforbes/type-1-diabetes/674fbd7a/" TargetMode="External"/><Relationship Id="rId43" Type="http://schemas.openxmlformats.org/officeDocument/2006/relationships/hyperlink" Target="https://www.opencodelists.org/codelist/user/elsie_horne/hrt_dmd/19196799/" TargetMode="External"/><Relationship Id="rId64" Type="http://schemas.openxmlformats.org/officeDocument/2006/relationships/hyperlink" Target="https://www.opencodelists.org/codelist/user/r_denholm/type-2-diabetes-secondary-care-bristol/0b7f6cd4/" TargetMode="External"/><Relationship Id="rId118" Type="http://schemas.openxmlformats.org/officeDocument/2006/relationships/hyperlink" Target="https://www.opencodelists.org/codelist/user/elsie_horne/copd_snomed/419c1000/" TargetMode="External"/><Relationship Id="rId139" Type="http://schemas.openxmlformats.org/officeDocument/2006/relationships/hyperlink" Target="https://www.zotero.org/google-docs/?i6Wl3c" TargetMode="External"/><Relationship Id="rId85" Type="http://schemas.openxmlformats.org/officeDocument/2006/relationships/hyperlink" Target="https://www.opencodelists.org/codelist/user/elsie_horne/stroke_isch_snomed/1cfae964/" TargetMode="External"/><Relationship Id="rId150" Type="http://schemas.openxmlformats.org/officeDocument/2006/relationships/hyperlink" Target="https://www.zotero.org/google-docs/?i6Wl3c" TargetMode="External"/><Relationship Id="rId171" Type="http://schemas.openxmlformats.org/officeDocument/2006/relationships/hyperlink" Target="https://www.zotero.org/google-docs/?i6Wl3c" TargetMode="External"/><Relationship Id="rId12" Type="http://schemas.openxmlformats.org/officeDocument/2006/relationships/hyperlink" Target="https://www.zotero.org/google-docs/?uJQys5" TargetMode="External"/><Relationship Id="rId33" Type="http://schemas.openxmlformats.org/officeDocument/2006/relationships/hyperlink" Target="https://www.opencodelists.org/codelist/opensafely/condition-advanced-decompensated-cirrhosis-of-the-liver/071038cf/" TargetMode="External"/><Relationship Id="rId108" Type="http://schemas.openxmlformats.org/officeDocument/2006/relationships/hyperlink" Target="https://www.opencodelists.org/codelist/user/elsie_horne/dementia_snomed/7bd3364c/" TargetMode="External"/><Relationship Id="rId129" Type="http://schemas.openxmlformats.org/officeDocument/2006/relationships/hyperlink" Target="https://www.opencodelists.org/codelist/user/alainamstutz/diabetes-complications-icd10-bristol/1a95138b/" TargetMode="External"/><Relationship Id="rId54" Type="http://schemas.openxmlformats.org/officeDocument/2006/relationships/hyperlink" Target="https://www.opencodelists.org/codelist/opensafely/covid-identification-in-primary-care-probable-covid-positive-test/2020-07-16/" TargetMode="External"/><Relationship Id="rId75" Type="http://schemas.openxmlformats.org/officeDocument/2006/relationships/hyperlink" Target="https://www.southtees.nhs.uk/resources/the-hba1c-test/" TargetMode="External"/><Relationship Id="rId96" Type="http://schemas.openxmlformats.org/officeDocument/2006/relationships/hyperlink" Target="https://www.opencodelists.org/codelist/user/elsie_horne/pe_snomed/6d8ec2ef/" TargetMode="External"/><Relationship Id="rId140" Type="http://schemas.openxmlformats.org/officeDocument/2006/relationships/hyperlink" Target="https://www.zotero.org/google-docs/?i6Wl3c" TargetMode="External"/><Relationship Id="rId161" Type="http://schemas.openxmlformats.org/officeDocument/2006/relationships/hyperlink" Target="https://www.zotero.org/google-docs/?i6Wl3c" TargetMode="External"/><Relationship Id="rId6" Type="http://schemas.openxmlformats.org/officeDocument/2006/relationships/hyperlink" Target="https://www.zotero.org/google-docs/?VUq0rt" TargetMode="External"/><Relationship Id="rId23" Type="http://schemas.openxmlformats.org/officeDocument/2006/relationships/hyperlink" Target="https://www.opencodelists.org/codelist/user/hjforbes/type-2-diabetes/3530d710/" TargetMode="External"/><Relationship Id="rId28" Type="http://schemas.openxmlformats.org/officeDocument/2006/relationships/hyperlink" Target="https://www.opencodelists.org/codelist/opensafely/antidiabetic-drugs/2020-07-16/" TargetMode="External"/><Relationship Id="rId49" Type="http://schemas.openxmlformats.org/officeDocument/2006/relationships/hyperlink" Target="https://docs.opensafely.org/ehrql/reference/schemas/tpp/" TargetMode="External"/><Relationship Id="rId114" Type="http://schemas.openxmlformats.org/officeDocument/2006/relationships/hyperlink" Target="https://www.opencodelists.org/codelist/nhsd-primary-care-domain-refsets/hyp_cod/20210127/" TargetMode="External"/><Relationship Id="rId119" Type="http://schemas.openxmlformats.org/officeDocument/2006/relationships/hyperlink" Target="https://www.opencodelists.org/codelist/user/elsie_horne/copd_icd10/5aab8335/" TargetMode="External"/><Relationship Id="rId44" Type="http://schemas.openxmlformats.org/officeDocument/2006/relationships/hyperlink" Target="https://www.opencodelists.org/codelist/user/RochelleKnight/prostate_cancer_snomed/0437497e/" TargetMode="External"/><Relationship Id="rId60" Type="http://schemas.openxmlformats.org/officeDocument/2006/relationships/hyperlink" Target="https://www.opencodelists.org/codelist/opensafely/assessment-instruments-and-outcome-measures-for-long-covid/79c0fa8a/" TargetMode="External"/><Relationship Id="rId65" Type="http://schemas.openxmlformats.org/officeDocument/2006/relationships/hyperlink" Target="https://www.opencodelists.org/codelist/opensafely/ethnicity-snomed-0removed/2e641f61/" TargetMode="External"/><Relationship Id="rId81" Type="http://schemas.openxmlformats.org/officeDocument/2006/relationships/hyperlink" Target="https://www.opencodelists.org/codelist/user/elsie_horne/bmi_obesity_icd10/6e55767e/" TargetMode="External"/><Relationship Id="rId86" Type="http://schemas.openxmlformats.org/officeDocument/2006/relationships/hyperlink" Target="https://www.opencodelists.org/codelist/user/elsie_horne/stroke_sah_hs_snomed/6adc02f9/" TargetMode="External"/><Relationship Id="rId130" Type="http://schemas.openxmlformats.org/officeDocument/2006/relationships/image" Target="media/image2.png"/><Relationship Id="rId135" Type="http://schemas.openxmlformats.org/officeDocument/2006/relationships/hyperlink" Target="https://www.zotero.org/google-docs/?i6Wl3c" TargetMode="External"/><Relationship Id="rId151" Type="http://schemas.openxmlformats.org/officeDocument/2006/relationships/hyperlink" Target="https://www.zotero.org/google-docs/?i6Wl3c" TargetMode="External"/><Relationship Id="rId156" Type="http://schemas.openxmlformats.org/officeDocument/2006/relationships/hyperlink" Target="https://www.zotero.org/google-docs/?i6Wl3c" TargetMode="External"/><Relationship Id="rId177" Type="http://schemas.openxmlformats.org/officeDocument/2006/relationships/fontTable" Target="fontTable.xml"/><Relationship Id="rId172" Type="http://schemas.openxmlformats.org/officeDocument/2006/relationships/hyperlink" Target="https://www.zotero.org/google-docs/?i6Wl3c" TargetMode="External"/><Relationship Id="rId13" Type="http://schemas.openxmlformats.org/officeDocument/2006/relationships/hyperlink" Target="https://opensafely.org" TargetMode="External"/><Relationship Id="rId18" Type="http://schemas.openxmlformats.org/officeDocument/2006/relationships/hyperlink" Target="https://www.zotero.org/google-docs/?5Ynb9y" TargetMode="External"/><Relationship Id="rId39" Type="http://schemas.openxmlformats.org/officeDocument/2006/relationships/hyperlink" Target="https://docs.opensafely.org/ehrql/reference/schemas/tpp/" TargetMode="External"/><Relationship Id="rId109" Type="http://schemas.openxmlformats.org/officeDocument/2006/relationships/hyperlink" Target="https://www.opencodelists.org/codelist/user/elsie_horne/dementia_vascular_snomed/0eb67607/" TargetMode="External"/><Relationship Id="rId34" Type="http://schemas.openxmlformats.org/officeDocument/2006/relationships/hyperlink" Target="https://www.opencodelists.org/codelist/opensafely/procedure-ascitic-drainage/39388836/" TargetMode="External"/><Relationship Id="rId50" Type="http://schemas.openxmlformats.org/officeDocument/2006/relationships/hyperlink" Target="https://www.opencodelists.org/codelist/opensafely/insulin-medication/2020-04-26/" TargetMode="External"/><Relationship Id="rId55" Type="http://schemas.openxmlformats.org/officeDocument/2006/relationships/hyperlink" Target="https://www.opencodelists.org/codelist/opensafely/covid-identification-in-primary-care-probable-covid-sequelae/2020-07-16/" TargetMode="External"/><Relationship Id="rId76" Type="http://schemas.openxmlformats.org/officeDocument/2006/relationships/hyperlink" Target="https://www.opencodelists.org/codelist/opensafely/cholesterol-tests-numerical-value/7e3a22f3/" TargetMode="External"/><Relationship Id="rId97" Type="http://schemas.openxmlformats.org/officeDocument/2006/relationships/hyperlink" Target="https://www.opencodelists.org/codelist/user/elsie_horne/portal_vein_thrombosis_icd10/22606950/" TargetMode="External"/><Relationship Id="rId104" Type="http://schemas.openxmlformats.org/officeDocument/2006/relationships/hyperlink" Target="https://www.opencodelists.org/codelist/user/elsie_horne/hf_snomed/33579ca3/" TargetMode="External"/><Relationship Id="rId120" Type="http://schemas.openxmlformats.org/officeDocument/2006/relationships/hyperlink" Target="https://www.opencodelists.org/codelist/user/elsie_horne/liver_disease_snomed/5c978f9c/" TargetMode="External"/><Relationship Id="rId125" Type="http://schemas.openxmlformats.org/officeDocument/2006/relationships/hyperlink" Target="https://www.opencodelists.org/codelist/user/alainamstutz/pcos-icd10-bristol/605ded3e/" TargetMode="External"/><Relationship Id="rId141" Type="http://schemas.openxmlformats.org/officeDocument/2006/relationships/hyperlink" Target="https://www.zotero.org/google-docs/?i6Wl3c" TargetMode="External"/><Relationship Id="rId146" Type="http://schemas.openxmlformats.org/officeDocument/2006/relationships/hyperlink" Target="https://www.zotero.org/google-docs/?i6Wl3c" TargetMode="External"/><Relationship Id="rId167" Type="http://schemas.openxmlformats.org/officeDocument/2006/relationships/hyperlink" Target="https://www.zotero.org/google-docs/?i6Wl3c" TargetMode="External"/><Relationship Id="rId7" Type="http://schemas.openxmlformats.org/officeDocument/2006/relationships/hyperlink" Target="https://www.zotero.org/google-docs/?tvRNHX" TargetMode="External"/><Relationship Id="rId71" Type="http://schemas.openxmlformats.org/officeDocument/2006/relationships/hyperlink" Target="https://www.opencodelists.org/codelist/opensafely/smoking-clear/2020-04-29/" TargetMode="External"/><Relationship Id="rId92" Type="http://schemas.openxmlformats.org/officeDocument/2006/relationships/hyperlink" Target="https://www.opencodelists.org/codelist/user/tomsrenin/dvt_main/1c76a027/" TargetMode="External"/><Relationship Id="rId162" Type="http://schemas.openxmlformats.org/officeDocument/2006/relationships/hyperlink" Target="https://www.zotero.org/google-docs/?i6Wl3c" TargetMode="External"/><Relationship Id="rId2" Type="http://schemas.openxmlformats.org/officeDocument/2006/relationships/styles" Target="styles.xml"/><Relationship Id="rId29" Type="http://schemas.openxmlformats.org/officeDocument/2006/relationships/hyperlink" Target="https://www.opencodelists.org/codelist/user/alainamstutz/gestational-diabetes-icd10-bristol/474e7a09/" TargetMode="External"/><Relationship Id="rId24" Type="http://schemas.openxmlformats.org/officeDocument/2006/relationships/hyperlink" Target="https://www.opencodelists.org/codelist/user/hjforbes/other-or-nonspecific-diabetes/0311f0a6/" TargetMode="External"/><Relationship Id="rId40" Type="http://schemas.openxmlformats.org/officeDocument/2006/relationships/hyperlink" Target="https://docs.opensafely.org/ehrql/reference/schemas/tpp/" TargetMode="External"/><Relationship Id="rId45" Type="http://schemas.openxmlformats.org/officeDocument/2006/relationships/hyperlink" Target="https://www.opencodelists.org/codelist/user/RochelleKnight/prostate_cancer_icd10/6b27d648/" TargetMode="External"/><Relationship Id="rId66" Type="http://schemas.openxmlformats.org/officeDocument/2006/relationships/hyperlink" Target="https://pmc.ncbi.nlm.nih.gov/articles/PMC11234682/" TargetMode="External"/><Relationship Id="rId87" Type="http://schemas.openxmlformats.org/officeDocument/2006/relationships/hyperlink" Target="https://www.opencodelists.org/codelist/user/RochelleKnight/stroke_isch_icd10/278d734e/" TargetMode="External"/><Relationship Id="rId110" Type="http://schemas.openxmlformats.org/officeDocument/2006/relationships/hyperlink" Target="https://www.opencodelists.org/codelist/user/elsie_horne/dementia_icd10/2df21cb7/" TargetMode="External"/><Relationship Id="rId115" Type="http://schemas.openxmlformats.org/officeDocument/2006/relationships/hyperlink" Target="https://www.opencodelists.org/codelist/user/elsie_horne/hypertension_icd10/1a48296e/" TargetMode="External"/><Relationship Id="rId131" Type="http://schemas.openxmlformats.org/officeDocument/2006/relationships/hyperlink" Target="https://github.com/opensafely/metformin_covid/blob/main/analysis/dag.R" TargetMode="External"/><Relationship Id="rId136" Type="http://schemas.openxmlformats.org/officeDocument/2006/relationships/hyperlink" Target="https://www.zotero.org/google-docs/?i6Wl3c" TargetMode="External"/><Relationship Id="rId157" Type="http://schemas.openxmlformats.org/officeDocument/2006/relationships/hyperlink" Target="https://www.zotero.org/google-docs/?i6Wl3c" TargetMode="External"/><Relationship Id="rId178" Type="http://schemas.openxmlformats.org/officeDocument/2006/relationships/theme" Target="theme/theme1.xml"/><Relationship Id="rId61" Type="http://schemas.openxmlformats.org/officeDocument/2006/relationships/hyperlink" Target="https://www.opencodelists.org/codelist/user/alex-walker/post-viral-syndrome/70708fd6/" TargetMode="External"/><Relationship Id="rId82" Type="http://schemas.openxmlformats.org/officeDocument/2006/relationships/hyperlink" Target="https://www.opencodelists.org/codelist/user/elsie_horne/ami_snomed/36d11028/" TargetMode="External"/><Relationship Id="rId152" Type="http://schemas.openxmlformats.org/officeDocument/2006/relationships/hyperlink" Target="https://www.zotero.org/google-docs/?i6Wl3c" TargetMode="External"/><Relationship Id="rId173" Type="http://schemas.openxmlformats.org/officeDocument/2006/relationships/hyperlink" Target="https://www.zotero.org/google-docs/?i6Wl3c" TargetMode="External"/><Relationship Id="rId19" Type="http://schemas.openxmlformats.org/officeDocument/2006/relationships/hyperlink" Target="https://github.com/opensafely/metformin_covid" TargetMode="External"/><Relationship Id="rId14" Type="http://schemas.openxmlformats.org/officeDocument/2006/relationships/hyperlink" Target="https://www.zotero.org/google-docs/?OCqpdp" TargetMode="External"/><Relationship Id="rId30" Type="http://schemas.openxmlformats.org/officeDocument/2006/relationships/hyperlink" Target="file:////Users/amstutzal/Downloads/%3ftab=t.0" TargetMode="External"/><Relationship Id="rId35" Type="http://schemas.openxmlformats.org/officeDocument/2006/relationships/hyperlink" Target="https://www.opencodelists.org/codelist/opensafely/condition-advanced-decompensated-cirrhosis-of-the-liver-and-associated-conditions-icd-10/00e40554/" TargetMode="External"/><Relationship Id="rId56" Type="http://schemas.openxmlformats.org/officeDocument/2006/relationships/hyperlink" Target="https://codelists.opensafely.org/codelist/opensafely/covid-identification/2020-06-03/" TargetMode="External"/><Relationship Id="rId77" Type="http://schemas.openxmlformats.org/officeDocument/2006/relationships/hyperlink" Target="https://www.opencodelists.org/codelist/bristol/hdl-cholesterol/64775990/" TargetMode="External"/><Relationship Id="rId100" Type="http://schemas.openxmlformats.org/officeDocument/2006/relationships/hyperlink" Target="https://www.opencodelists.org/codelist/user/elsie_horne/dvt_pregnancy_icd10/6576830d/" TargetMode="External"/><Relationship Id="rId105" Type="http://schemas.openxmlformats.org/officeDocument/2006/relationships/hyperlink" Target="https://www.opencodelists.org/codelist/user/RochelleKnight/hf_icd10/72bbcced/" TargetMode="External"/><Relationship Id="rId126" Type="http://schemas.openxmlformats.org/officeDocument/2006/relationships/hyperlink" Target="https://www.opencodelists.org/codelist/opensafely/prediabetes-snomed/6bdbb7dd/" TargetMode="External"/><Relationship Id="rId147" Type="http://schemas.openxmlformats.org/officeDocument/2006/relationships/hyperlink" Target="https://www.zotero.org/google-docs/?i6Wl3c" TargetMode="External"/><Relationship Id="rId168" Type="http://schemas.openxmlformats.org/officeDocument/2006/relationships/hyperlink" Target="https://www.zotero.org/google-docs/?i6Wl3c" TargetMode="External"/><Relationship Id="rId8" Type="http://schemas.openxmlformats.org/officeDocument/2006/relationships/hyperlink" Target="https://www.zotero.org/google-docs/?un93b2" TargetMode="External"/><Relationship Id="rId51" Type="http://schemas.openxmlformats.org/officeDocument/2006/relationships/hyperlink" Target="https://docs.opensafely.org/ehrql/reference/schemas/tpp/" TargetMode="External"/><Relationship Id="rId72" Type="http://schemas.openxmlformats.org/officeDocument/2006/relationships/hyperlink" Target="https://www.opencodelists.org/codelist/user/alainamstutz/ever-smoking-bristol/00731978/" TargetMode="External"/><Relationship Id="rId93" Type="http://schemas.openxmlformats.org/officeDocument/2006/relationships/hyperlink" Target="https://www.opencodelists.org/codelist/user/tomsrenin/dvt_icvt/03672cf2/" TargetMode="External"/><Relationship Id="rId98" Type="http://schemas.openxmlformats.org/officeDocument/2006/relationships/hyperlink" Target="https://www.opencodelists.org/codelist/user/RochelleKnight/dvt_dvt_icd10/24dab358/" TargetMode="External"/><Relationship Id="rId121" Type="http://schemas.openxmlformats.org/officeDocument/2006/relationships/hyperlink" Target="https://www.opencodelists.org/codelist/user/elsie_horne/liver_disease_icd10/75a702d1/" TargetMode="External"/><Relationship Id="rId142" Type="http://schemas.openxmlformats.org/officeDocument/2006/relationships/hyperlink" Target="https://www.zotero.org/google-docs/?i6Wl3c" TargetMode="External"/><Relationship Id="rId163" Type="http://schemas.openxmlformats.org/officeDocument/2006/relationships/hyperlink" Target="https://www.zotero.org/google-docs/?i6Wl3c" TargetMode="External"/><Relationship Id="rId3" Type="http://schemas.openxmlformats.org/officeDocument/2006/relationships/settings" Target="settings.xml"/><Relationship Id="rId25" Type="http://schemas.openxmlformats.org/officeDocument/2006/relationships/hyperlink" Target="https://www.opencodelists.org/codelist/user/hjforbes/gestational-diabetes/1ed423d1/" TargetMode="External"/><Relationship Id="rId46" Type="http://schemas.openxmlformats.org/officeDocument/2006/relationships/hyperlink" Target="https://www.opencodelists.org/codelist/user/RochelleKnight/prostate_cancer_icd10/6b27d648/" TargetMode="External"/><Relationship Id="rId67" Type="http://schemas.openxmlformats.org/officeDocument/2006/relationships/hyperlink" Target="https://docs.opensafely.org/legacy/study-def-variables/" TargetMode="External"/><Relationship Id="rId116" Type="http://schemas.openxmlformats.org/officeDocument/2006/relationships/hyperlink" Target="https://www.opencodelists.org/codelist/user/hjforbes/depression-symptoms-and-diagnoses/499814eb/" TargetMode="External"/><Relationship Id="rId137" Type="http://schemas.openxmlformats.org/officeDocument/2006/relationships/hyperlink" Target="https://www.zotero.org/google-docs/?i6Wl3c" TargetMode="External"/><Relationship Id="rId158" Type="http://schemas.openxmlformats.org/officeDocument/2006/relationships/hyperlink" Target="https://www.zotero.org/google-docs/?i6Wl3c" TargetMode="External"/><Relationship Id="rId20" Type="http://schemas.openxmlformats.org/officeDocument/2006/relationships/hyperlink" Target="https://docs.opensafely.org/ehrql/reference/schemas/tpp/" TargetMode="External"/><Relationship Id="rId41" Type="http://schemas.openxmlformats.org/officeDocument/2006/relationships/hyperlink" Target="https://www.opencodelists.org/codelist/user/RochelleKnight/pregnancy_and_birth_snomed/1d46bcb3/" TargetMode="External"/><Relationship Id="rId62" Type="http://schemas.openxmlformats.org/officeDocument/2006/relationships/hyperlink" Target="https://github.com/opensafely/long-covid" TargetMode="External"/><Relationship Id="rId83" Type="http://schemas.openxmlformats.org/officeDocument/2006/relationships/hyperlink" Target="https://www.opencodelists.org/codelist/user/elsie_horne/ami_prior_icd10/360a5c99/" TargetMode="External"/><Relationship Id="rId88" Type="http://schemas.openxmlformats.org/officeDocument/2006/relationships/hyperlink" Target="https://www.opencodelists.org/codelist/user/RochelleKnight/stroke_sah_hs_icd10/0e7e0019/" TargetMode="External"/><Relationship Id="rId111" Type="http://schemas.openxmlformats.org/officeDocument/2006/relationships/hyperlink" Target="https://www.opencodelists.org/codelist/user/elsie_horne/dementia_vascular_icd10/27c5e93c/" TargetMode="External"/><Relationship Id="rId132" Type="http://schemas.openxmlformats.org/officeDocument/2006/relationships/image" Target="media/image3.png"/><Relationship Id="rId153" Type="http://schemas.openxmlformats.org/officeDocument/2006/relationships/hyperlink" Target="https://www.zotero.org/google-docs/?i6Wl3c" TargetMode="External"/><Relationship Id="rId174" Type="http://schemas.openxmlformats.org/officeDocument/2006/relationships/hyperlink" Target="https://www.zotero.org/google-docs/?i6Wl3c" TargetMode="External"/><Relationship Id="rId15" Type="http://schemas.openxmlformats.org/officeDocument/2006/relationships/hyperlink" Target="https://www.zotero.org/google-docs/?Gf3Rsv" TargetMode="External"/><Relationship Id="rId36" Type="http://schemas.openxmlformats.org/officeDocument/2006/relationships/hyperlink" Target="https://www.opencodelists.org/codelist/user/alainamstutz/metformin-drug-drug-interaction-bristol-dmd/76baa07d/" TargetMode="External"/><Relationship Id="rId57" Type="http://schemas.openxmlformats.org/officeDocument/2006/relationships/hyperlink" Target="https://github.com/opensafely/comparative-booster-spring2023/blob/main/analysis/codelists.py" TargetMode="External"/><Relationship Id="rId106" Type="http://schemas.openxmlformats.org/officeDocument/2006/relationships/hyperlink" Target="https://www.opencodelists.org/codelist/user/hjforbes/angina_snomed/52df16a2/" TargetMode="External"/><Relationship Id="rId127" Type="http://schemas.openxmlformats.org/officeDocument/2006/relationships/hyperlink" Target="https://www.opencodelists.org/codelist/user/alainamstutz/hba1c-bristol/7482c0c7/" TargetMode="External"/><Relationship Id="rId10" Type="http://schemas.openxmlformats.org/officeDocument/2006/relationships/hyperlink" Target="https://www.zotero.org/google-docs/?wefN70" TargetMode="External"/><Relationship Id="rId31" Type="http://schemas.openxmlformats.org/officeDocument/2006/relationships/hyperlink" Target="https://www.opencodelists.org/codelist/user/alainamstutz/metformin-intolerance-bristol/5af86d52/" TargetMode="External"/><Relationship Id="rId52" Type="http://schemas.openxmlformats.org/officeDocument/2006/relationships/hyperlink" Target="https://docs.opensafely.org/ehrql/reference/schemas/tpp/" TargetMode="External"/><Relationship Id="rId73" Type="http://schemas.openxmlformats.org/officeDocument/2006/relationships/hyperlink" Target="https://docs.opensafely.org/study-def-variables/" TargetMode="External"/><Relationship Id="rId78" Type="http://schemas.openxmlformats.org/officeDocument/2006/relationships/hyperlink" Target="https://doi.org/10.1093/ije/dyz099" TargetMode="External"/><Relationship Id="rId94" Type="http://schemas.openxmlformats.org/officeDocument/2006/relationships/hyperlink" Target="https://www.opencodelists.org/codelist/user/tomsrenin/dvt-preg/6a57b9bc/" TargetMode="External"/><Relationship Id="rId99" Type="http://schemas.openxmlformats.org/officeDocument/2006/relationships/hyperlink" Target="https://www.opencodelists.org/codelist/user/elsie_horne/dvt_icvt_icd10/30a4dcad/" TargetMode="External"/><Relationship Id="rId101" Type="http://schemas.openxmlformats.org/officeDocument/2006/relationships/hyperlink" Target="https://www.opencodelists.org/codelist/user/elsie_horne/other_dvt_icd10/547f4fba/" TargetMode="External"/><Relationship Id="rId122" Type="http://schemas.openxmlformats.org/officeDocument/2006/relationships/hyperlink" Target="https://www.opencodelists.org/codelist/user/elsie_horne/ckd_snomed/25d9dcd5/" TargetMode="External"/><Relationship Id="rId143" Type="http://schemas.openxmlformats.org/officeDocument/2006/relationships/hyperlink" Target="https://www.zotero.org/google-docs/?i6Wl3c" TargetMode="External"/><Relationship Id="rId148" Type="http://schemas.openxmlformats.org/officeDocument/2006/relationships/hyperlink" Target="https://www.zotero.org/google-docs/?i6Wl3c" TargetMode="External"/><Relationship Id="rId164" Type="http://schemas.openxmlformats.org/officeDocument/2006/relationships/hyperlink" Target="https://www.zotero.org/google-docs/?i6Wl3c" TargetMode="External"/><Relationship Id="rId169" Type="http://schemas.openxmlformats.org/officeDocument/2006/relationships/hyperlink" Target="https://www.zotero.org/google-docs/?i6Wl3c" TargetMode="External"/><Relationship Id="rId4" Type="http://schemas.openxmlformats.org/officeDocument/2006/relationships/webSettings" Target="webSettings.xml"/><Relationship Id="rId9" Type="http://schemas.openxmlformats.org/officeDocument/2006/relationships/hyperlink" Target="https://www.zotero.org/google-docs/?SiOo2t" TargetMode="External"/><Relationship Id="rId26" Type="http://schemas.openxmlformats.org/officeDocument/2006/relationships/hyperlink" Target="https://www.opencodelists.org/codelist/user/hjforbes/nondiagnostic-diabetes-codes/50f30a3b/" TargetMode="External"/><Relationship Id="rId47" Type="http://schemas.openxmlformats.org/officeDocument/2006/relationships/hyperlink" Target="https://docs.opensafely.org/ehrql/reference/schemas/tpp/" TargetMode="External"/><Relationship Id="rId68" Type="http://schemas.openxmlformats.org/officeDocument/2006/relationships/hyperlink" Target="https://data.cdrc.ac.uk/dataset/index-multiple-deprivation-imd" TargetMode="External"/><Relationship Id="rId89" Type="http://schemas.openxmlformats.org/officeDocument/2006/relationships/hyperlink" Target="https://www.opencodelists.org/codelist/user/tomsrenin/other_art_embol/3838d352/" TargetMode="External"/><Relationship Id="rId112" Type="http://schemas.openxmlformats.org/officeDocument/2006/relationships/hyperlink" Target="https://www.opencodelists.org/codelist/user/elsie_horne/cancer_snomed/23271cdf/" TargetMode="External"/><Relationship Id="rId133" Type="http://schemas.openxmlformats.org/officeDocument/2006/relationships/image" Target="media/image4.png"/><Relationship Id="rId154" Type="http://schemas.openxmlformats.org/officeDocument/2006/relationships/hyperlink" Target="https://www.zotero.org/google-docs/?i6Wl3c" TargetMode="External"/><Relationship Id="rId175" Type="http://schemas.openxmlformats.org/officeDocument/2006/relationships/hyperlink" Target="https://www.zotero.org/google-docs/?VtHT5Z" TargetMode="External"/><Relationship Id="rId16" Type="http://schemas.openxmlformats.org/officeDocument/2006/relationships/image" Target="media/image1.png"/><Relationship Id="rId37" Type="http://schemas.openxmlformats.org/officeDocument/2006/relationships/hyperlink" Target="https://www.opencodelists.org/codelist/primis-covid19-vacc-uptake/longres/v1/" TargetMode="External"/><Relationship Id="rId58" Type="http://schemas.openxmlformats.org/officeDocument/2006/relationships/hyperlink" Target="https://www.opencodelists.org/codelist/opensafely/nice-managing-the-long-term-effects-of-covid-19/64f1ae69/" TargetMode="External"/><Relationship Id="rId79" Type="http://schemas.openxmlformats.org/officeDocument/2006/relationships/hyperlink" Target="https://www.urmc.rochester.edu/encyclopedia/content?ContentTypeID=167&amp;ContentID=lipid_panel_hdl_ratio" TargetMode="External"/><Relationship Id="rId102" Type="http://schemas.openxmlformats.org/officeDocument/2006/relationships/hyperlink" Target="https://www.opencodelists.org/codelist/user/elsie_horne/icvt_pregnancy_icd10/3b6fdc85/" TargetMode="External"/><Relationship Id="rId123" Type="http://schemas.openxmlformats.org/officeDocument/2006/relationships/hyperlink" Target="https://www.opencodelists.org/codelist/user/elsie_horne/ckd_icd10/0cca69a0/" TargetMode="External"/><Relationship Id="rId144" Type="http://schemas.openxmlformats.org/officeDocument/2006/relationships/hyperlink" Target="https://www.zotero.org/google-docs/?i6Wl3c" TargetMode="External"/><Relationship Id="rId90" Type="http://schemas.openxmlformats.org/officeDocument/2006/relationships/hyperlink" Target="https://www.opencodelists.org/codelist/user/elsie_horne/other_arterial_embolism_icd10/463adc5d/" TargetMode="External"/><Relationship Id="rId165" Type="http://schemas.openxmlformats.org/officeDocument/2006/relationships/hyperlink" Target="https://www.zotero.org/google-docs/?i6Wl3c" TargetMode="External"/><Relationship Id="rId27" Type="http://schemas.openxmlformats.org/officeDocument/2006/relationships/hyperlink" Target="https://www.opencodelists.org/codelist/opensafely/insulin-medication/2020-04-26/" TargetMode="External"/><Relationship Id="rId48" Type="http://schemas.openxmlformats.org/officeDocument/2006/relationships/hyperlink" Target="https://docs.opensafely.org/ehrql/reference/schemas/tpp/" TargetMode="External"/><Relationship Id="rId69" Type="http://schemas.openxmlformats.org/officeDocument/2006/relationships/hyperlink" Target="https://geoportal.statistics.gov.uk/documents/bec635f6c83e4582bcf76ce02c2be840/about" TargetMode="External"/><Relationship Id="rId113" Type="http://schemas.openxmlformats.org/officeDocument/2006/relationships/hyperlink" Target="https://www.opencodelists.org/codelist/user/elsie_horne/cancer_icd10/55460349/" TargetMode="External"/><Relationship Id="rId134" Type="http://schemas.openxmlformats.org/officeDocument/2006/relationships/hyperlink" Target="https://www.zotero.org/google-docs/?i6Wl3c" TargetMode="External"/><Relationship Id="rId80" Type="http://schemas.openxmlformats.org/officeDocument/2006/relationships/hyperlink" Target="https://www.opencodelists.org/codelist/user/elsie_horne/bmi_obesity_snomed/0764e9b4/" TargetMode="External"/><Relationship Id="rId155" Type="http://schemas.openxmlformats.org/officeDocument/2006/relationships/hyperlink" Target="https://www.zotero.org/google-docs/?i6Wl3c" TargetMode="External"/><Relationship Id="rId176" Type="http://schemas.openxmlformats.org/officeDocument/2006/relationships/image" Target="media/image5.png"/><Relationship Id="rId17" Type="http://schemas.openxmlformats.org/officeDocument/2006/relationships/hyperlink" Target="https://www.zotero.org/google-docs/?6mPrz0" TargetMode="External"/><Relationship Id="rId38" Type="http://schemas.openxmlformats.org/officeDocument/2006/relationships/hyperlink" Target="https://www.opencodelists.org/codelist/nhsd-primary-care-domain-refsets/palcare_cod/20241205/" TargetMode="External"/><Relationship Id="rId59" Type="http://schemas.openxmlformats.org/officeDocument/2006/relationships/hyperlink" Target="https://www.opencodelists.org/codelist/opensafely/referral-and-signposting-for-long-covid/12d06dc0/" TargetMode="External"/><Relationship Id="rId103" Type="http://schemas.openxmlformats.org/officeDocument/2006/relationships/hyperlink" Target="https://www.opencodelists.org/codelist/user/RochelleKnight/pe_icd10/59ac59b8/" TargetMode="External"/><Relationship Id="rId124" Type="http://schemas.openxmlformats.org/officeDocument/2006/relationships/hyperlink" Target="https://www.opencodelists.org/codelist/user/alainamstutz/pcos-bristol/796d6073/" TargetMode="External"/><Relationship Id="rId70" Type="http://schemas.openxmlformats.org/officeDocument/2006/relationships/hyperlink" Target="https://docs.opensafely.org/legacy/study-def-variables/" TargetMode="External"/><Relationship Id="rId91" Type="http://schemas.openxmlformats.org/officeDocument/2006/relationships/hyperlink" Target="https://www.opencodelists.org/codelist/user/tomsrenin/pvt/51484687/" TargetMode="External"/><Relationship Id="rId145" Type="http://schemas.openxmlformats.org/officeDocument/2006/relationships/hyperlink" Target="https://www.zotero.org/google-docs/?i6Wl3c" TargetMode="External"/><Relationship Id="rId166" Type="http://schemas.openxmlformats.org/officeDocument/2006/relationships/hyperlink" Target="https://www.zotero.org/google-docs/?i6Wl3c" TargetMode="External"/><Relationship Id="rId1"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10997</Words>
  <Characters>62688</Characters>
  <Application>Microsoft Office Word</Application>
  <DocSecurity>0</DocSecurity>
  <Lines>522</Lines>
  <Paragraphs>147</Paragraphs>
  <ScaleCrop>false</ScaleCrop>
  <Company/>
  <LinksUpToDate>false</LinksUpToDate>
  <CharactersWithSpaces>73538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Alain Amstutz</cp:lastModifiedBy>
  <cp:revision>2</cp:revision>
  <dcterms:created xsi:type="dcterms:W3CDTF">2026-02-12T08:46:00Z</dcterms:created>
  <dcterms:modified xsi:type="dcterms:W3CDTF">2026-02-12T08:46:00Z</dcterms:modified>
</cp:coreProperties>
</file>